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2"/>
          <w:szCs w:val="22"/>
        </w:rPr>
      </w:pPr>
      <w:r w:rsidDel="00000000" w:rsidR="00000000" w:rsidRPr="00000000">
        <w:rPr>
          <w:b w:val="1"/>
          <w:bCs w:val="1"/>
          <w:sz w:val="22"/>
          <w:szCs w:val="22"/>
          <w:rtl w:val="0"/>
        </w:rPr>
        <w:t xml:space="preserve">Data Transfer Agreement</w:t>
      </w:r>
    </w:p>
    <w:p w:rsidR="00000000" w:rsidDel="00000000" w:rsidP="00000000" w:rsidRDefault="00000000" w:rsidRPr="00000000" w14:paraId="00000002">
      <w:pPr>
        <w:spacing w:line="240" w:lineRule="auto"/>
        <w:jc w:val="center"/>
        <w:rPr>
          <w:sz w:val="22"/>
          <w:szCs w:val="22"/>
        </w:rPr>
      </w:pPr>
      <w:r w:rsidDel="00000000" w:rsidR="00000000" w:rsidRPr="00000000">
        <w:rPr>
          <w:rtl w:val="0"/>
        </w:rPr>
      </w:r>
    </w:p>
    <w:p w:rsidR="00000000" w:rsidDel="00000000" w:rsidP="00000000" w:rsidRDefault="00000000" w:rsidRPr="00000000" w14:paraId="00000003">
      <w:pPr>
        <w:spacing w:line="240" w:lineRule="auto"/>
        <w:jc w:val="both"/>
        <w:rPr>
          <w:sz w:val="22"/>
          <w:szCs w:val="22"/>
          <w:u w:val="none"/>
        </w:rPr>
      </w:pPr>
      <w:r w:rsidDel="00000000" w:rsidR="00000000" w:rsidRPr="00000000">
        <w:rPr>
          <w:sz w:val="22"/>
          <w:szCs w:val="22"/>
          <w:u w:val="none"/>
          <w:rtl w:val="0"/>
        </w:rPr>
        <w:t xml:space="preserve">THIS AGREEMENT effective [</w:t>
      </w:r>
      <w:r w:rsidDel="00000000" w:rsidR="00000000" w:rsidRPr="00000000">
        <w:rPr>
          <w:sz w:val="22"/>
          <w:szCs w:val="22"/>
          <w:highlight w:val="yellow"/>
          <w:u w:val="none"/>
          <w:rtl w:val="0"/>
        </w:rPr>
        <w:t xml:space="preserve">INSERT DATE</w:t>
      </w:r>
      <w:r w:rsidDel="00000000" w:rsidR="00000000" w:rsidRPr="00000000">
        <w:rPr>
          <w:sz w:val="22"/>
          <w:szCs w:val="22"/>
          <w:u w:val="none"/>
          <w:rtl w:val="0"/>
        </w:rPr>
        <w:t xml:space="preserve">] (“Effective Date”) and continuing until  </w:t>
      </w:r>
      <w:ins w:author="Bradley Sagara" w:id="0" w:date="2026-08-27T15:12:22Z">
        <w:commentRangeStart w:id="0"/>
        <w:commentRangeStart w:id="0"/>
        <w:commentRangeEnd w:id="0"/>
        <w:r w:rsidDel="00000000" w:rsidR="00000000" w:rsidRPr="00000000">
          <w:commentReference w:id="0"/>
        </w:r>
        <w:del w:id="9501" w:author="Claude (drafting assist)" w:date="2026-08-28T00:00:00Z">
          <w:r w:rsidDel="00000000" w:rsidR="00000000" w:rsidRPr="00000000">
            <w:rPr>
              <w:sz w:val="22"/>
              <w:szCs w:val="22"/>
              <w:u w:val="none"/>
              <w:rtl w:val="0"/>
              <w:rPrChange w:author="Bradley Sagara" w:id="1" w:date="2026-08-27T15:12:22Z">
                <w:rPr>
                  <w:sz w:val="22"/>
                  <w:szCs w:val="22"/>
                  <w:u w:val="none"/>
                </w:rPr>
              </w:rPrChange>
            </w:rPr>
            <w:delText xml:space="preserve">September 15, 2027.</w:delText>
          </w:r>
        </w:del>
      </w:ins>
      <w:ins w:id="9502" w:author="Claude (drafting assist)" w:date="2026-08-28T00:00:00Z">
        <w:r w:rsidDel="00000000" w:rsidR="00000000" w:rsidRPr="00000000">
          <w:rPr>
            <w:sz w:val="22"/>
            <w:szCs w:val="22"/>
            <w:u w:val="none"/>
            <w:rtl w:val="0"/>
          </w:rPr>
          <w:t xml:space="preserve">twenty-four (24) months from the Effective Date</w:t>
        </w:r>
      </w:ins>
      <w:del w:author="Bradley Sagara" w:id="0" w:date="2026-08-27T15:12:22Z">
        <w:commentRangeStart w:id="1"/>
        <w:r w:rsidDel="00000000" w:rsidR="00000000" w:rsidRPr="00000000">
          <w:rPr>
            <w:sz w:val="22"/>
            <w:szCs w:val="22"/>
            <w:u w:val="none"/>
            <w:shd w:fill="ff9900" w:val="clear"/>
            <w:rtl w:val="0"/>
          </w:rPr>
          <w:delText xml:space="preserve">[INSERT DATE]</w:delText>
        </w:r>
      </w:del>
      <w:commentRangeEnd w:id="1"/>
      <w:r w:rsidDel="00000000" w:rsidR="00000000" w:rsidRPr="00000000">
        <w:commentReference w:id="1"/>
      </w:r>
      <w:r w:rsidDel="00000000" w:rsidR="00000000" w:rsidRPr="00000000">
        <w:rPr>
          <w:sz w:val="22"/>
          <w:szCs w:val="22"/>
          <w:u w:val="none"/>
          <w:rtl w:val="0"/>
        </w:rPr>
        <w:t xml:space="preserve">, unless terminated earlier in accordance with Section 8 of this Agreement (“Term”) is made and entered into by and between </w:t>
      </w:r>
      <w:r w:rsidDel="00000000" w:rsidR="00000000" w:rsidRPr="00000000">
        <w:rPr>
          <w:color w:val="222222"/>
          <w:sz w:val="22"/>
          <w:szCs w:val="22"/>
          <w:highlight w:val="white"/>
          <w:u w:val="none"/>
          <w:rtl w:val="0"/>
        </w:rPr>
        <w:t xml:space="preserve">[</w:t>
      </w:r>
      <w:r w:rsidDel="00000000" w:rsidR="00000000" w:rsidRPr="00000000">
        <w:rPr>
          <w:color w:val="222222"/>
          <w:sz w:val="22"/>
          <w:szCs w:val="22"/>
          <w:highlight w:val="yellow"/>
          <w:u w:val="none"/>
          <w:rtl w:val="0"/>
        </w:rPr>
        <w:t xml:space="preserve">PROVIDING PARTY</w:t>
      </w:r>
      <w:r w:rsidDel="00000000" w:rsidR="00000000" w:rsidRPr="00000000">
        <w:rPr>
          <w:color w:val="222222"/>
          <w:sz w:val="22"/>
          <w:szCs w:val="22"/>
          <w:highlight w:val="white"/>
          <w:u w:val="none"/>
          <w:rtl w:val="0"/>
        </w:rPr>
        <w:t xml:space="preserve">]</w:t>
      </w:r>
      <w:r w:rsidDel="00000000" w:rsidR="00000000" w:rsidRPr="00000000">
        <w:rPr>
          <w:sz w:val="22"/>
          <w:szCs w:val="22"/>
          <w:u w:val="none"/>
          <w:rtl w:val="0"/>
        </w:rPr>
        <w:t xml:space="preserve"> having an address at [</w:t>
      </w:r>
      <w:r w:rsidDel="00000000" w:rsidR="00000000" w:rsidRPr="00000000">
        <w:rPr>
          <w:sz w:val="22"/>
          <w:szCs w:val="22"/>
          <w:highlight w:val="yellow"/>
          <w:u w:val="none"/>
          <w:rtl w:val="0"/>
        </w:rPr>
        <w:t xml:space="preserve">ADDRESS</w:t>
      </w:r>
      <w:r w:rsidDel="00000000" w:rsidR="00000000" w:rsidRPr="00000000">
        <w:rPr>
          <w:sz w:val="22"/>
          <w:szCs w:val="22"/>
          <w:u w:val="none"/>
          <w:rtl w:val="0"/>
        </w:rPr>
        <w:t xml:space="preserve">] ("Provider") and The Regents of the University of California, on behalf of its Berkeley campus, having an address at 2150 Shattuck Avenue, Suite 408, Berkeley, CA 94704-1362 (“Recipient”). </w:t>
      </w:r>
    </w:p>
    <w:p w:rsidR="00000000" w:rsidDel="00000000" w:rsidP="00000000" w:rsidRDefault="00000000" w:rsidRPr="00000000" w14:paraId="00000004">
      <w:pPr>
        <w:spacing w:line="240" w:lineRule="auto"/>
        <w:jc w:val="both"/>
        <w:rPr>
          <w:sz w:val="22"/>
          <w:szCs w:val="22"/>
          <w:u w:val="none"/>
        </w:rPr>
      </w:pPr>
      <w:r w:rsidDel="00000000" w:rsidR="00000000" w:rsidRPr="00000000">
        <w:rPr>
          <w:sz w:val="22"/>
          <w:szCs w:val="22"/>
          <w:u w:val="none"/>
          <w:rtl w:val="0"/>
        </w:rPr>
        <w:t xml:space="preserve"> </w:t>
      </w:r>
    </w:p>
    <w:p w:rsidR="00000000" w:rsidDel="00000000" w:rsidP="00000000" w:rsidRDefault="00000000" w:rsidRPr="00000000" w14:paraId="00000005">
      <w:pPr>
        <w:spacing w:line="240" w:lineRule="auto"/>
        <w:jc w:val="both"/>
        <w:rPr>
          <w:sz w:val="22"/>
          <w:szCs w:val="22"/>
          <w:u w:val="none"/>
        </w:rPr>
      </w:pPr>
      <w:r w:rsidDel="00000000" w:rsidR="00000000" w:rsidRPr="00000000">
        <w:rPr>
          <w:sz w:val="22"/>
          <w:szCs w:val="22"/>
          <w:u w:val="none"/>
          <w:rtl w:val="0"/>
        </w:rPr>
        <w:t xml:space="preserve">In consideration of the Recipient’s covenants and promises contained herein, Provider hereby agrees to provide the Data to the Recipient for the sole purpose of </w:t>
      </w:r>
      <w:r w:rsidDel="00000000" w:rsidR="00000000" w:rsidRPr="00000000">
        <w:rPr>
          <w:sz w:val="22"/>
          <w:szCs w:val="22"/>
          <w:u w:val="none"/>
          <w:shd w:fill="ff9900" w:val="clear"/>
          <w:rtl w:val="0"/>
        </w:rPr>
        <w:t xml:space="preserve">facilitating humanitarian response and research on displacement and economic impacts of the earthquakes affecting Venezuela on June 24, 2026 </w:t>
      </w:r>
      <w:r w:rsidDel="00000000" w:rsidR="00000000" w:rsidRPr="00000000">
        <w:rPr>
          <w:sz w:val="22"/>
          <w:szCs w:val="22"/>
          <w:u w:val="none"/>
          <w:rtl w:val="0"/>
        </w:rPr>
        <w:t xml:space="preserve">(“Research”), undertaken by the Recipient through </w:t>
      </w:r>
      <w:commentRangeStart w:id="2"/>
      <w:commentRangeStart w:id="3"/>
      <w:r w:rsidDel="00000000" w:rsidR="00000000" w:rsidRPr="00000000">
        <w:rPr>
          <w:sz w:val="22"/>
          <w:szCs w:val="22"/>
          <w:u w:val="none"/>
          <w:rtl w:val="0"/>
        </w:rPr>
        <w:t xml:space="preserve">Principal Investigator</w:t>
      </w:r>
      <w:ins w:author="Dorothy Jane Bridges Kronick" w:id="2" w:date="2026-08-26T03:37:35Z">
        <w:r w:rsidDel="00000000" w:rsidR="00000000" w:rsidRPr="00000000">
          <w:rPr>
            <w:sz w:val="22"/>
            <w:szCs w:val="22"/>
            <w:u w:val="none"/>
            <w:rtl w:val="0"/>
          </w:rPr>
          <w:t xml:space="preserve">s</w:t>
        </w:r>
      </w:ins>
      <w:r w:rsidDel="00000000" w:rsidR="00000000" w:rsidRPr="00000000">
        <w:rPr>
          <w:sz w:val="22"/>
          <w:szCs w:val="22"/>
          <w:u w:val="none"/>
          <w:rtl w:val="0"/>
        </w:rPr>
        <w:t xml:space="preserve"> </w:t>
      </w:r>
      <w:r w:rsidDel="00000000" w:rsidR="00000000" w:rsidRPr="00000000">
        <w:rPr>
          <w:sz w:val="22"/>
          <w:szCs w:val="22"/>
          <w:u w:val="none"/>
          <w:shd w:fill="ff9900" w:val="clear"/>
          <w:rtl w:val="0"/>
        </w:rPr>
        <w:t xml:space="preserve">Dorothy Kronick</w:t>
      </w:r>
      <w:r w:rsidDel="00000000" w:rsidR="00000000" w:rsidRPr="00000000">
        <w:rPr>
          <w:sz w:val="22"/>
          <w:szCs w:val="22"/>
          <w:highlight w:val="yellow"/>
          <w:u w:val="none"/>
          <w:rtl w:val="0"/>
        </w:rPr>
        <w:t xml:space="preserve"> </w:t>
      </w:r>
      <w:ins w:author="Dorothy Jane Bridges Kronick" w:id="3" w:date="2026-08-26T03:37:39Z">
        <w:r w:rsidDel="00000000" w:rsidR="00000000" w:rsidRPr="00000000">
          <w:rPr>
            <w:sz w:val="22"/>
            <w:szCs w:val="22"/>
            <w:highlight w:val="yellow"/>
            <w:u w:val="none"/>
            <w:rtl w:val="0"/>
          </w:rPr>
          <w:t xml:space="preserve">and Joshua Blumenstock </w:t>
        </w:r>
      </w:ins>
      <w:r w:rsidDel="00000000" w:rsidR="00000000" w:rsidRPr="00000000">
        <w:rPr>
          <w:sz w:val="22"/>
          <w:szCs w:val="22"/>
          <w:u w:val="none"/>
          <w:rtl w:val="0"/>
        </w:rPr>
        <w:t xml:space="preserve">(“Investigator</w:t>
      </w:r>
      <w:ins w:author="Dorothy Jane Bridges Kronick" w:id="4" w:date="2026-08-26T03:37:46Z">
        <w:r w:rsidDel="00000000" w:rsidR="00000000" w:rsidRPr="00000000">
          <w:rPr>
            <w:sz w:val="22"/>
            <w:szCs w:val="22"/>
            <w:u w:val="none"/>
            <w:rtl w:val="0"/>
          </w:rPr>
          <w:t xml:space="preserve">s</w:t>
        </w:r>
      </w:ins>
      <w:r w:rsidDel="00000000" w:rsidR="00000000" w:rsidRPr="00000000">
        <w:rPr>
          <w:sz w:val="22"/>
          <w:szCs w:val="22"/>
          <w:u w:val="none"/>
          <w:rtl w:val="0"/>
        </w:rPr>
        <w:t xml:space="preserve">”) or person(s) directly under the direction of the Investigator</w:t>
      </w:r>
      <w:ins w:author="Dorothy Jane Bridges Kronick" w:id="5" w:date="2026-08-26T03:37:52Z">
        <w:r w:rsidDel="00000000" w:rsidR="00000000" w:rsidRPr="00000000">
          <w:rPr>
            <w:sz w:val="22"/>
            <w:szCs w:val="22"/>
            <w:u w:val="none"/>
            <w:rtl w:val="0"/>
          </w:rPr>
          <w:t xml:space="preserve">s</w:t>
        </w:r>
      </w:ins>
      <w:r w:rsidDel="00000000" w:rsidR="00000000" w:rsidRPr="00000000">
        <w:rPr>
          <w:sz w:val="22"/>
          <w:szCs w:val="22"/>
          <w:u w:val="none"/>
          <w:rtl w:val="0"/>
        </w:rPr>
        <w:t xml:space="preserve"> (“Authorized Persons”)</w:t>
      </w:r>
      <w:commentRangeEnd w:id="2"/>
      <w:r w:rsidDel="00000000" w:rsidR="00000000" w:rsidRPr="00000000">
        <w:commentReference w:id="2"/>
      </w:r>
      <w:commentRangeEnd w:id="3"/>
      <w:r w:rsidDel="00000000" w:rsidR="00000000" w:rsidRPr="00000000">
        <w:commentReference w:id="3"/>
      </w:r>
      <w:r w:rsidDel="00000000" w:rsidR="00000000" w:rsidRPr="00000000">
        <w:rPr>
          <w:sz w:val="22"/>
          <w:szCs w:val="22"/>
          <w:u w:val="none"/>
          <w:rtl w:val="0"/>
        </w:rPr>
        <w:t xml:space="preserve"> upon the terms and conditions hereinafter. Additional Data may be provided under amendment to this Agreement that is executed by the party’s authorized representatives.</w:t>
      </w:r>
    </w:p>
    <w:p w:rsidR="00000000" w:rsidDel="00000000" w:rsidP="00000000" w:rsidRDefault="00000000" w:rsidRPr="00000000" w14:paraId="00000006">
      <w:pPr>
        <w:spacing w:line="240" w:lineRule="auto"/>
        <w:jc w:val="both"/>
        <w:rPr>
          <w:sz w:val="22"/>
          <w:szCs w:val="22"/>
          <w:u w:val="none"/>
        </w:rPr>
      </w:pPr>
      <w:r w:rsidDel="00000000" w:rsidR="00000000" w:rsidRPr="00000000">
        <w:rPr>
          <w:rtl w:val="0"/>
        </w:rPr>
      </w:r>
    </w:p>
    <w:p w:rsidR="00000000" w:rsidDel="00000000" w:rsidP="00000000" w:rsidRDefault="00000000" w:rsidRPr="00000000" w14:paraId="00000007">
      <w:pPr>
        <w:numPr>
          <w:ilvl w:val="0"/>
          <w:numId w:val="4"/>
        </w:numPr>
        <w:spacing w:line="240" w:lineRule="auto"/>
        <w:ind w:left="720" w:hanging="360"/>
        <w:jc w:val="both"/>
        <w:rPr>
          <w:color w:val="000000"/>
          <w:sz w:val="22"/>
          <w:szCs w:val="22"/>
        </w:rPr>
      </w:pPr>
      <w:r w:rsidDel="00000000" w:rsidR="00000000" w:rsidRPr="00000000">
        <w:rPr>
          <w:sz w:val="22"/>
          <w:szCs w:val="22"/>
          <w:u w:val="none"/>
          <w:rtl w:val="0"/>
        </w:rPr>
        <w:t xml:space="preserve">DATA. The Data to be furnished by Provider includes the items set forth in Exhibit A (“Data”).  For the avoidance of doubt, all information or data provided by Provider to Recipient will be deemed to be Data. </w:t>
      </w:r>
      <w:r w:rsidDel="00000000" w:rsidR="00000000" w:rsidRPr="00000000">
        <w:rPr>
          <w:rtl w:val="0"/>
        </w:rPr>
      </w:r>
    </w:p>
    <w:p w:rsidR="00000000" w:rsidDel="00000000" w:rsidP="00000000" w:rsidRDefault="00000000" w:rsidRPr="00000000" w14:paraId="00000008">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LICENSE TO USE DATA. Provider hereby agrees to provide Data at no cost to Recipient and consents to Recipient using Data in the Research, as described in Exhibit B.  Recipient will not use or exploit the Data for any purpose (including disclosure or use with respect to any patent applications) other than in fulfillment of the Research. Recipient will not make any commercial use of the Data or Results (as defined below) that include the Data. Provider will retain the unrestricted right to distribute the Data to other commercial or noncommercial entities. Recipient acknowledges that the Data is the property of Provider and that Provider retains ownership of the Data. Except as expressly provided above, nothing contained in this Agreement shall be deemed to grant to Recipient any right, title or interest in, or any license under the Data, any patents, patent applications or other proprietary interests of any invention, discovery or improvement of Provider.</w:t>
      </w:r>
    </w:p>
    <w:p w:rsidR="00000000" w:rsidDel="00000000" w:rsidP="00000000" w:rsidRDefault="00000000" w:rsidRPr="00000000" w14:paraId="00000009">
      <w:pPr>
        <w:numPr>
          <w:ilvl w:val="0"/>
          <w:numId w:val="4"/>
        </w:numPr>
        <w:spacing w:line="240" w:lineRule="auto"/>
        <w:ind w:left="720" w:hanging="360"/>
        <w:jc w:val="both"/>
        <w:rPr>
          <w:sz w:val="22"/>
          <w:szCs w:val="22"/>
        </w:rPr>
      </w:pPr>
      <w:r w:rsidDel="00000000" w:rsidR="00000000" w:rsidRPr="00000000">
        <w:rPr>
          <w:color w:val="000000"/>
          <w:sz w:val="22"/>
          <w:szCs w:val="22"/>
          <w:u w:val="none"/>
          <w:rtl w:val="0"/>
        </w:rPr>
        <w:t xml:space="preserve">DATA CONFIDENTIALITY. Recipient agrees that Data is confidential to Provider and will not transfer or otherwise disclose the Data to any person except Authorized Persons in the Investigator’s research group for the sole purpose of the Research. </w:t>
      </w:r>
      <w:r w:rsidDel="00000000" w:rsidR="00000000" w:rsidRPr="00000000">
        <w:rPr>
          <w:sz w:val="22"/>
          <w:szCs w:val="22"/>
          <w:u w:val="none"/>
          <w:rtl w:val="0"/>
        </w:rPr>
        <w:t xml:space="preserve">Recipient shall maintain the Data in confidence, using precautions at least as strict as Recipient takes to protect its own confidential information and data of a similar nature, and in any event no less than reasonable precautions. Recipient shall immediately notify Provider upon discovery of any disclosure not authorized hereunder and take reasonable steps to prevent any further unauthorized disclosure or unauthorized use. Recipient shall be responsible for ensuring the confidentiality of Data by Recipient’s employees</w:t>
      </w:r>
      <w:ins w:id="9301" w:author="Claude (drafting assist)" w:date="2026-08-28T00:00:00Z">
        <w:r w:rsidDel="00000000" w:rsidR="00000000" w:rsidRPr="00000000">
          <w:rPr>
            <w:sz w:val="22"/>
            <w:szCs w:val="22"/>
            <w:u w:val="none"/>
            <w:rtl w:val="0"/>
          </w:rPr>
          <w:t xml:space="preserve"> and other Authorized Persons</w:t>
        </w:r>
      </w:ins>
      <w:r w:rsidDel="00000000" w:rsidR="00000000" w:rsidRPr="00000000">
        <w:rPr>
          <w:sz w:val="22"/>
          <w:szCs w:val="22"/>
          <w:u w:val="none"/>
          <w:rtl w:val="0"/>
        </w:rPr>
        <w:t xml:space="preserve">. </w:t>
      </w:r>
      <w:commentRangeStart w:id="4"/>
      <w:commentRangeStart w:id="5"/>
      <w:r w:rsidDel="00000000" w:rsidR="00000000" w:rsidRPr="00000000">
        <w:rPr>
          <w:sz w:val="22"/>
          <w:szCs w:val="22"/>
          <w:u w:val="none"/>
          <w:rtl w:val="0"/>
        </w:rPr>
        <w:t xml:space="preserve">Either Party may disclose both the existence and purpose of the relationship that is the subject of this Agreement, including the existence and terms of this Agreement.</w:t>
      </w:r>
      <w:commentRangeEnd w:id="4"/>
      <w:r w:rsidDel="00000000" w:rsidR="00000000" w:rsidRPr="00000000">
        <w:commentReference w:id="4"/>
      </w:r>
      <w:commentRangeEnd w:id="5"/>
      <w:r w:rsidDel="00000000" w:rsidR="00000000" w:rsidRPr="00000000">
        <w:commentReference w:id="5"/>
      </w:r>
      <w:r w:rsidDel="00000000" w:rsidR="00000000" w:rsidRPr="00000000">
        <w:rPr>
          <w:sz w:val="22"/>
          <w:szCs w:val="22"/>
          <w:u w:val="none"/>
          <w:rtl w:val="0"/>
        </w:rPr>
        <w:t xml:space="preserve"> Recipient shall have no obligations of confidentiality with respect to information which: (1) was known to Recipient prior to receipt hereunder, as demonstrated by written records; (2) at the time of disclosure was generally available to public, or which after disclosure becomes generally available to the public through no fault attributable to receiving party; (3) is hereafter made available to Recipient for use or disclosure by any third party having a right to do so; (4) is required to be disclosed by law, governmental rule or regulation or order of a court with competent jurisdiction; or (5) is independently developed by Recipient without reference to the Data.</w:t>
      </w:r>
    </w:p>
    <w:p w:rsidR="00000000" w:rsidDel="00000000" w:rsidP="00000000" w:rsidRDefault="00000000" w:rsidRPr="00000000" w14:paraId="0000000A">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DATA DESTRUCTION. </w:t>
      </w:r>
      <w:r w:rsidDel="00000000" w:rsidR="00000000" w:rsidRPr="00000000">
        <w:rPr>
          <w:color w:val="222222"/>
          <w:sz w:val="22"/>
          <w:szCs w:val="22"/>
          <w:u w:val="none"/>
          <w:rtl w:val="0"/>
        </w:rPr>
        <w:t xml:space="preserve">At the end of the Term or upon Termination of this Agreement in accordance with Section 8, all Data shall be destroyed by Recipient.</w:t>
      </w:r>
      <w:ins w:id="9101" w:author="Claude (drafting assist)" w:date="2026-08-28T00:00:00Z">
        <w:r w:rsidDel="00000000" w:rsidR="00000000" w:rsidRPr="00000000">
          <w:rPr>
            <w:color w:val="222222"/>
            <w:sz w:val="22"/>
            <w:szCs w:val="22"/>
            <w:u w:val="none"/>
            <w:rtl w:val="0"/>
          </w:rPr>
          <w:t xml:space="preserve"> Notwithstanding the foregoing, Recipient may retain (a) aggregated, derived, or statistical outputs and analysis code that do not contain the Data in a form attributable to any individual, and (b) such minimal portion of the Data as is reasonably necessary to verify, defend, or reproduce published results in connection with peer review, journal or funder reproducibility requirements, or Recipient’s institutional records retention obligations. Any Data so retained shall remain subject to Sections 2 and 3 for so long as it is retained.</w:t>
        </w:r>
      </w:ins>
      <w:r w:rsidDel="00000000" w:rsidR="00000000" w:rsidRPr="00000000">
        <w:rPr>
          <w:color w:val="222222"/>
          <w:sz w:val="22"/>
          <w:szCs w:val="22"/>
          <w:u w:val="none"/>
          <w:rtl w:val="0"/>
        </w:rPr>
        <w:t xml:space="preserve"> Recipient shall notify Provider via email the destruction of the Data within 30 days of the destruction.</w:t>
      </w:r>
      <w:r w:rsidDel="00000000" w:rsidR="00000000" w:rsidRPr="00000000">
        <w:rPr>
          <w:rtl w:val="0"/>
        </w:rPr>
      </w:r>
    </w:p>
    <w:p w:rsidR="00000000" w:rsidDel="00000000" w:rsidP="00000000" w:rsidRDefault="00000000" w:rsidRPr="00000000" w14:paraId="0000000B">
      <w:pPr>
        <w:numPr>
          <w:ilvl w:val="0"/>
          <w:numId w:val="4"/>
        </w:numPr>
        <w:spacing w:line="240" w:lineRule="auto"/>
        <w:ind w:left="720" w:hanging="360"/>
        <w:rPr>
          <w:sz w:val="22"/>
          <w:szCs w:val="22"/>
        </w:rPr>
      </w:pPr>
      <w:commentRangeStart w:id="6"/>
      <w:commentRangeStart w:id="7"/>
      <w:commentRangeStart w:id="8"/>
      <w:r w:rsidDel="00000000" w:rsidR="00000000" w:rsidRPr="00000000">
        <w:rPr>
          <w:color w:val="000000"/>
          <w:sz w:val="22"/>
          <w:szCs w:val="22"/>
          <w:u w:val="none"/>
          <w:rtl w:val="0"/>
        </w:rPr>
        <w:t xml:space="preserve">PUBLICATION. In the event that Recipient should desire to publish</w:t>
      </w:r>
      <w:r w:rsidDel="00000000" w:rsidR="00000000" w:rsidRPr="00000000">
        <w:rPr>
          <w:sz w:val="22"/>
          <w:szCs w:val="22"/>
          <w:u w:val="none"/>
          <w:rtl w:val="0"/>
        </w:rPr>
        <w:t xml:space="preserve"> the results of the Research or disclose any</w:t>
      </w:r>
      <w:r w:rsidDel="00000000" w:rsidR="00000000" w:rsidRPr="00000000">
        <w:rPr>
          <w:color w:val="000000"/>
          <w:sz w:val="22"/>
          <w:szCs w:val="22"/>
          <w:u w:val="none"/>
          <w:rtl w:val="0"/>
        </w:rPr>
        <w:t xml:space="preserve"> Results, Recipient shall provide Provider with a copy of the intended publication</w:t>
      </w:r>
      <w:r w:rsidDel="00000000" w:rsidR="00000000" w:rsidRPr="00000000">
        <w:rPr>
          <w:sz w:val="22"/>
          <w:szCs w:val="22"/>
          <w:u w:val="none"/>
          <w:rtl w:val="0"/>
        </w:rPr>
        <w:t xml:space="preserve"> or disclosure</w:t>
      </w:r>
      <w:r w:rsidDel="00000000" w:rsidR="00000000" w:rsidRPr="00000000">
        <w:rPr>
          <w:color w:val="000000"/>
          <w:sz w:val="22"/>
          <w:szCs w:val="22"/>
          <w:u w:val="none"/>
          <w:rtl w:val="0"/>
        </w:rPr>
        <w:t xml:space="preserve">, including any proposed scientific articles, papers</w:t>
      </w:r>
      <w:r w:rsidDel="00000000" w:rsidR="00000000" w:rsidRPr="00000000">
        <w:rPr>
          <w:sz w:val="22"/>
          <w:szCs w:val="22"/>
          <w:u w:val="none"/>
          <w:rtl w:val="0"/>
        </w:rPr>
        <w:t xml:space="preserve">, applications and</w:t>
      </w:r>
      <w:r w:rsidDel="00000000" w:rsidR="00000000" w:rsidRPr="00000000">
        <w:rPr>
          <w:color w:val="000000"/>
          <w:sz w:val="22"/>
          <w:szCs w:val="22"/>
          <w:u w:val="none"/>
          <w:rtl w:val="0"/>
        </w:rPr>
        <w:t xml:space="preserve"> abstracts, at least </w:t>
      </w:r>
      <w:del w:id="9001" w:author="Claude (drafting assist)" w:date="2026-08-28T00:00:00Z">
        <w:r w:rsidDel="00000000" w:rsidR="00000000" w:rsidRPr="00000000">
          <w:rPr>
            <w:color w:val="000000"/>
            <w:sz w:val="22"/>
            <w:szCs w:val="22"/>
            <w:u w:val="none"/>
            <w:rtl w:val="0"/>
          </w:rPr>
          <w:delText xml:space="preserve">thirty (30)</w:delText>
        </w:r>
      </w:del>
      <w:ins w:id="9002" w:author="Claude (drafting assist)" w:date="2026-08-28T00:00:00Z">
        <w:r w:rsidDel="00000000" w:rsidR="00000000" w:rsidRPr="00000000">
          <w:rPr>
            <w:color w:val="000000"/>
            <w:sz w:val="22"/>
            <w:szCs w:val="22"/>
            <w:u w:val="none"/>
            <w:rtl w:val="0"/>
          </w:rPr>
          <w:t xml:space="preserve">fourteen (14)</w:t>
        </w:r>
      </w:ins>
      <w:r w:rsidDel="00000000" w:rsidR="00000000" w:rsidRPr="00000000">
        <w:rPr>
          <w:color w:val="000000"/>
          <w:sz w:val="22"/>
          <w:szCs w:val="22"/>
          <w:u w:val="none"/>
          <w:rtl w:val="0"/>
        </w:rPr>
        <w:t xml:space="preserve"> days prior to submitting the same for publication, for Provider's evaluation, review, comment, and identification of </w:t>
      </w:r>
      <w:r w:rsidDel="00000000" w:rsidR="00000000" w:rsidRPr="00000000">
        <w:rPr>
          <w:sz w:val="22"/>
          <w:szCs w:val="22"/>
          <w:u w:val="none"/>
          <w:rtl w:val="0"/>
        </w:rPr>
        <w:t xml:space="preserve">any of Provider’s confidential or proprietary information which was included and which Provider wishes to have deleted.</w:t>
      </w:r>
      <w:ins w:id="9003" w:author="Claude (drafting assist)" w:date="2026-08-28T00:00:00Z">
        <w:r w:rsidDel="00000000" w:rsidR="00000000" w:rsidRPr="00000000">
          <w:rPr>
            <w:sz w:val="22"/>
            <w:szCs w:val="22"/>
            <w:u w:val="none"/>
            <w:rtl w:val="0"/>
          </w:rPr>
          <w:t xml:space="preserve"> For purposes of this Section 5, “Provider’s confidential or proprietary information” means only information that was in Provider’s possession prior to the Effective Date or that is disclosed to Recipient by Provider separately from the Data, and expressly excludes the Results, any aggregated, derived, or statistical analysis of the Data, and any findings, conclusions, or interpretations of the Investigators.</w:t>
        </w:r>
      </w:ins>
      <w:r w:rsidDel="00000000" w:rsidR="00000000" w:rsidRPr="00000000">
        <w:rPr>
          <w:sz w:val="22"/>
          <w:szCs w:val="22"/>
          <w:u w:val="none"/>
          <w:rtl w:val="0"/>
        </w:rPr>
        <w:t xml:space="preserve">  Recipient agrees to remove such Provider’s confidential or proprietary information prior to publication or disclosure.</w:t>
      </w:r>
      <w:ins w:id="9004" w:author="Claude (drafting assist)" w:date="2026-08-28T00:00:00Z">
        <w:r w:rsidDel="00000000" w:rsidR="00000000" w:rsidRPr="00000000">
          <w:rPr>
            <w:sz w:val="22"/>
            <w:szCs w:val="22"/>
            <w:u w:val="none"/>
            <w:rtl w:val="0"/>
          </w:rPr>
          <w:t xml:space="preserve"> Provider may request one extension of the review period, not to exceed an additional fourteen (14) days, by written notice to Recipient delivered before the end of the initial review period. Except as expressly set forth in this Section 5, Provider will have no right to block, delay, condition, or require modification of any publication or disclosure by Recipient, and no additional delay of publication will be required for any purpose, including the preparation or filing of patent applications.</w:t>
        </w:r>
      </w:ins>
      <w:r w:rsidDel="00000000" w:rsidR="00000000" w:rsidRPr="00000000">
        <w:rPr>
          <w:sz w:val="22"/>
          <w:szCs w:val="22"/>
          <w:u w:val="none"/>
          <w:rtl w:val="0"/>
        </w:rPr>
        <w:t xml:space="preserve"> At the end of the </w:t>
      </w:r>
      <w:del w:id="9005" w:author="Claude (drafting assist)" w:date="2026-08-28T00:00:00Z">
        <w:r w:rsidDel="00000000" w:rsidR="00000000" w:rsidRPr="00000000">
          <w:rPr>
            <w:sz w:val="22"/>
            <w:szCs w:val="22"/>
            <w:u w:val="none"/>
            <w:rtl w:val="0"/>
          </w:rPr>
          <w:delText xml:space="preserve">30-day </w:delText>
        </w:r>
      </w:del>
      <w:r w:rsidDel="00000000" w:rsidR="00000000" w:rsidRPr="00000000">
        <w:rPr>
          <w:sz w:val="22"/>
          <w:szCs w:val="22"/>
          <w:u w:val="none"/>
          <w:rtl w:val="0"/>
        </w:rPr>
        <w:t xml:space="preserve">review period, Recipient will have the right to publish. Recipient will provide Provider with one copy of the final versions of all published papers generated under this Agreement. </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0C">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REPRESENTATIONS AND WARRANTIES. Provider warrants that it has the right to disclose the Data to the Recipient.</w:t>
      </w:r>
      <w:ins w:id="9401" w:author="Claude (drafting assist)" w:date="2026-08-28T00:00:00Z">
        <w:r w:rsidDel="00000000" w:rsidR="00000000" w:rsidRPr="00000000">
          <w:rPr>
            <w:sz w:val="22"/>
            <w:szCs w:val="22"/>
            <w:u w:val="none"/>
            <w:rtl w:val="0"/>
          </w:rPr>
          <w:t xml:space="preserve"> Provider further represents and warrants that its collection of the Data, and its disclosure of the Data to Recipient under this Agreement, comply with all laws and regulations applicable to Provider, including applicable Venezuelan telecommunications, privacy, and data protection laws and any subscriber consent, notice, or authorization requirements thereunder, and that no consent, approval, or authorization of any governmental or regulatory authority is required for such disclosure that has not been obtained.</w:t>
        </w:r>
      </w:ins>
      <w:r w:rsidDel="00000000" w:rsidR="00000000" w:rsidRPr="00000000">
        <w:rPr>
          <w:sz w:val="22"/>
          <w:szCs w:val="22"/>
          <w:u w:val="none"/>
          <w:rtl w:val="0"/>
        </w:rPr>
        <w:t xml:space="preserve"> The Data is provided AS IS and Provider hereby disclaims and makes no representations, conditions or warranties, either express or implied with respect to any of the Data. Provider expressly disclaims any implied warranty, condition or representation that the Data corresponds with a particular description, is of merchantable quality or fit for a particular purpose.  Provider shall not be liable for any loss, whether direct, consequential, incidental or special (and whether arising out of contract or tort) which the Recipient may suffer arising from any defect, error, fault, reliance on, or failure to perform with respect to the Data.  Nothing in this Agreement shall be construed as a warranty or representation by Provider that the Data is or will be free from infringement of patents, copyrights, trademarks, industrial designs or other intellectual property rights of any third party.</w:t>
      </w:r>
    </w:p>
    <w:p w:rsidR="00000000" w:rsidDel="00000000" w:rsidP="00000000" w:rsidRDefault="00000000" w:rsidRPr="00000000" w14:paraId="0000000D">
      <w:pPr>
        <w:widowControl w:val="0"/>
        <w:numPr>
          <w:ilvl w:val="0"/>
          <w:numId w:val="4"/>
        </w:numPr>
        <w:spacing w:line="240" w:lineRule="auto"/>
        <w:ind w:left="720" w:hanging="360"/>
        <w:jc w:val="both"/>
        <w:rPr>
          <w:color w:val="000000"/>
          <w:sz w:val="22"/>
          <w:szCs w:val="22"/>
        </w:rPr>
      </w:pPr>
      <w:r w:rsidDel="00000000" w:rsidR="00000000" w:rsidRPr="00000000">
        <w:rPr>
          <w:color w:val="000000"/>
          <w:sz w:val="22"/>
          <w:szCs w:val="22"/>
          <w:u w:val="none"/>
          <w:rtl w:val="0"/>
        </w:rPr>
        <w:t xml:space="preserve">RESULTS REPORTING. Recipient </w:t>
      </w:r>
      <w:r w:rsidDel="00000000" w:rsidR="00000000" w:rsidRPr="00000000">
        <w:rPr>
          <w:sz w:val="22"/>
          <w:szCs w:val="22"/>
          <w:u w:val="none"/>
          <w:rtl w:val="0"/>
        </w:rPr>
        <w:t xml:space="preserve">shall provide Provider with the Results of the Research. For the purposes of this Section 7, 'Results' shall include all written reports, data, analyses, test results and research results created in performance of the Research. For clarity, nothing herein shall limit or restrict Provider’s right to use or exploit the Results for any purpose. </w:t>
      </w:r>
      <w:r w:rsidDel="00000000" w:rsidR="00000000" w:rsidRPr="00000000">
        <w:rPr>
          <w:rtl w:val="0"/>
        </w:rPr>
      </w:r>
    </w:p>
    <w:p w:rsidR="00000000" w:rsidDel="00000000" w:rsidP="00000000" w:rsidRDefault="00000000" w:rsidRPr="00000000" w14:paraId="0000000E">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TERMINATION. Provider may terminate this Agreement by provision of thirty (30) days prior written notice to Recipient. Upon the expiration or termination of this Agreement at Provider’s request, Recipient’s rights to use the Data will cease and Recipient will </w:t>
      </w:r>
      <w:del w:id="9201" w:author="Claude (drafting assist)" w:date="2026-08-28T00:00:00Z">
        <w:r w:rsidDel="00000000" w:rsidR="00000000" w:rsidRPr="00000000">
          <w:rPr>
            <w:sz w:val="22"/>
            <w:szCs w:val="22"/>
            <w:u w:val="none"/>
            <w:rtl w:val="0"/>
          </w:rPr>
          <w:delText xml:space="preserve">return or </w:delText>
        </w:r>
      </w:del>
      <w:r w:rsidDel="00000000" w:rsidR="00000000" w:rsidRPr="00000000">
        <w:rPr>
          <w:sz w:val="22"/>
          <w:szCs w:val="22"/>
          <w:u w:val="none"/>
          <w:rtl w:val="0"/>
        </w:rPr>
        <w:t xml:space="preserve">destroy all Data and other confidential information of Provider in its possession (including copies thereof), and certify such destruction to Provider in writing.</w:t>
      </w:r>
      <w:ins w:id="9102" w:author="Claude (drafting assist)" w:date="2026-08-28T00:00:00Z">
        <w:r w:rsidDel="00000000" w:rsidR="00000000" w:rsidRPr="00000000">
          <w:rPr>
            <w:sz w:val="22"/>
            <w:szCs w:val="22"/>
            <w:u w:val="none"/>
            <w:rtl w:val="0"/>
          </w:rPr>
          <w:t xml:space="preserve"> Notwithstanding the foregoing, upon termination of this Agreement by Provider prior to the end of the Term, Recipient may retain and use the Data solely to complete analyses already underway as of the effective date of termination, for a period of ninety (90) days following that date, after which the Data shall be destroyed in accordance with Section 4. Recipient’s retention rights set forth in Section 4 apply to any expiration or termination of this Agreement.</w:t>
        </w:r>
      </w:ins>
      <w:commentRangeStart w:id="9"/>
      <w:r w:rsidDel="00000000" w:rsidR="00000000" w:rsidRPr="00000000">
        <w:rPr>
          <w:sz w:val="22"/>
          <w:szCs w:val="22"/>
          <w:u w:val="none"/>
          <w:rtl w:val="0"/>
        </w:rPr>
        <w:t xml:space="preserve"> Sections 3-7 and 10-14 will survive termination of this Agreement.</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0F">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NOTICES. Any notice required or permitted under this Agreement will be given in writing to an authorized representative of the other party, will reference this Agreement, and will be deemed effectively given either upon personal delivery to the party to be notified, ten (10) business days after being sent by registered or certified mail, postage prepaid, three (3) business days after deposit with a reputable commercial overnight courier, with written verification of receipt, or on the date of </w:t>
      </w:r>
      <w:del w:id="9202" w:author="Claude (drafting assist)" w:date="2026-08-28T00:00:00Z">
        <w:r w:rsidDel="00000000" w:rsidR="00000000" w:rsidRPr="00000000">
          <w:rPr>
            <w:sz w:val="22"/>
            <w:szCs w:val="22"/>
            <w:u w:val="none"/>
            <w:rtl w:val="0"/>
          </w:rPr>
          <w:delText xml:space="preserve">facsimile transmission, provided that the notice is confirmed in another writing sent the following day by registered or certified mail</w:delText>
        </w:r>
      </w:del>
      <w:ins w:id="9203" w:author="Claude (drafting assist)" w:date="2026-08-28T00:00:00Z">
        <w:r w:rsidDel="00000000" w:rsidR="00000000" w:rsidRPr="00000000">
          <w:rPr>
            <w:sz w:val="22"/>
            <w:szCs w:val="22"/>
            <w:u w:val="none"/>
            <w:rtl w:val="0"/>
          </w:rPr>
          <w:t xml:space="preserve">transmission by electronic mail to the email address set forth below, provided that the sender does not receive an automated notice of delivery failure</w:t>
        </w:r>
      </w:ins>
      <w:r w:rsidDel="00000000" w:rsidR="00000000" w:rsidRPr="00000000">
        <w:rPr>
          <w:sz w:val="22"/>
          <w:szCs w:val="22"/>
          <w:u w:val="none"/>
          <w:rtl w:val="0"/>
        </w:rPr>
        <w:t xml:space="preserve">.  All notices will be sent to the addresses set forth below, or to such other address as may specify by notice hereunder.</w:t>
      </w:r>
      <w:r w:rsidDel="00000000" w:rsidR="00000000" w:rsidRPr="00000000">
        <w:rPr>
          <w:rtl w:val="0"/>
        </w:rPr>
      </w:r>
    </w:p>
    <w:p w:rsidR="00000000" w:rsidDel="00000000" w:rsidP="00000000" w:rsidRDefault="00000000" w:rsidRPr="00000000" w14:paraId="00000010">
      <w:pPr>
        <w:spacing w:line="240" w:lineRule="auto"/>
        <w:rPr>
          <w:sz w:val="22"/>
          <w:szCs w:val="22"/>
        </w:rPr>
      </w:pPr>
      <w:r w:rsidDel="00000000" w:rsidR="00000000" w:rsidRPr="00000000">
        <w:rPr>
          <w:rtl w:val="0"/>
        </w:rPr>
      </w:r>
    </w:p>
    <w:tbl>
      <w:tblPr>
        <w:tblStyle w:val="Table1"/>
        <w:tblpPr w:leftFromText="180" w:rightFromText="180" w:topFromText="180" w:bottomFromText="180" w:vertAnchor="text" w:horzAnchor="text" w:tblpX="709" w:tblpY="3"/>
        <w:tblW w:w="8490.0" w:type="dxa"/>
        <w:jc w:val="left"/>
        <w:tblLayout w:type="fixed"/>
        <w:tblLook w:val="0600"/>
      </w:tblPr>
      <w:tblGrid>
        <w:gridCol w:w="1800"/>
        <w:gridCol w:w="589"/>
        <w:gridCol w:w="6101"/>
        <w:tblGridChange w:id="0">
          <w:tblGrid>
            <w:gridCol w:w="1800"/>
            <w:gridCol w:w="589"/>
            <w:gridCol w:w="6101"/>
          </w:tblGrid>
        </w:tblGridChange>
      </w:tblGrid>
      <w:tr>
        <w:trPr>
          <w:cantSplit w:val="0"/>
          <w:trHeight w:val="1335" w:hRule="atLeast"/>
          <w:tblHeader w:val="0"/>
        </w:trPr>
        <w:tc>
          <w:tcPr>
            <w:tcMar>
              <w:top w:w="0.0" w:type="dxa"/>
              <w:left w:w="0.0" w:type="dxa"/>
              <w:bottom w:w="0.0" w:type="dxa"/>
              <w:right w:w="0.0" w:type="dxa"/>
            </w:tcMar>
          </w:tcPr>
          <w:p w:rsidR="00000000" w:rsidDel="00000000" w:rsidP="00000000" w:rsidRDefault="00000000" w:rsidRPr="00000000" w14:paraId="00000011">
            <w:pPr>
              <w:spacing w:line="240" w:lineRule="auto"/>
              <w:rPr>
                <w:sz w:val="22"/>
                <w:szCs w:val="22"/>
                <w:u w:val="none"/>
              </w:rPr>
            </w:pPr>
            <w:r w:rsidDel="00000000" w:rsidR="00000000" w:rsidRPr="00000000">
              <w:rPr>
                <w:sz w:val="22"/>
                <w:szCs w:val="22"/>
                <w:u w:val="none"/>
                <w:rtl w:val="0"/>
              </w:rPr>
              <w:t xml:space="preserve">If to Recipient:</w:t>
            </w:r>
          </w:p>
        </w:tc>
        <w:tc>
          <w:tcPr>
            <w:tcMar>
              <w:top w:w="0.0" w:type="dxa"/>
              <w:left w:w="0.0" w:type="dxa"/>
              <w:bottom w:w="0.0" w:type="dxa"/>
              <w:right w:w="0.0" w:type="dxa"/>
            </w:tcMar>
          </w:tcPr>
          <w:p w:rsidR="00000000" w:rsidDel="00000000" w:rsidP="00000000" w:rsidRDefault="00000000" w:rsidRPr="00000000" w14:paraId="00000012">
            <w:pPr>
              <w:spacing w:line="240" w:lineRule="auto"/>
              <w:rPr>
                <w:sz w:val="22"/>
                <w:szCs w:val="22"/>
                <w:u w:val="none"/>
              </w:rPr>
            </w:pPr>
            <w:r w:rsidDel="00000000" w:rsidR="00000000" w:rsidRPr="00000000">
              <w:rPr>
                <w:sz w:val="22"/>
                <w:szCs w:val="22"/>
                <w:u w:val="none"/>
                <w:rtl w:val="0"/>
              </w:rPr>
              <w:t xml:space="preserve"> </w:t>
            </w:r>
          </w:p>
        </w:tc>
        <w:tc>
          <w:tcPr>
            <w:tcMar>
              <w:top w:w="0.0" w:type="dxa"/>
              <w:left w:w="0.0" w:type="dxa"/>
              <w:bottom w:w="0.0" w:type="dxa"/>
              <w:right w:w="0.0" w:type="dxa"/>
            </w:tcMar>
          </w:tcPr>
          <w:p w:rsidR="00000000" w:rsidDel="00000000" w:rsidP="00000000" w:rsidRDefault="00000000" w:rsidRPr="00000000" w14:paraId="00000013">
            <w:pPr>
              <w:spacing w:line="240" w:lineRule="auto"/>
              <w:rPr>
                <w:sz w:val="22"/>
                <w:szCs w:val="22"/>
                <w:u w:val="none"/>
              </w:rPr>
            </w:pPr>
            <w:r w:rsidDel="00000000" w:rsidR="00000000" w:rsidRPr="00000000">
              <w:rPr>
                <w:sz w:val="22"/>
                <w:szCs w:val="22"/>
                <w:u w:val="none"/>
                <w:rtl w:val="0"/>
              </w:rPr>
              <w:t xml:space="preserve">The Regents of the University of California</w:t>
            </w:r>
          </w:p>
          <w:p w:rsidR="00000000" w:rsidDel="00000000" w:rsidP="00000000" w:rsidRDefault="00000000" w:rsidRPr="00000000" w14:paraId="00000014">
            <w:pPr>
              <w:spacing w:line="240" w:lineRule="auto"/>
              <w:rPr>
                <w:sz w:val="22"/>
                <w:szCs w:val="22"/>
                <w:u w:val="none"/>
              </w:rPr>
            </w:pPr>
            <w:r w:rsidDel="00000000" w:rsidR="00000000" w:rsidRPr="00000000">
              <w:rPr>
                <w:sz w:val="22"/>
                <w:szCs w:val="22"/>
                <w:u w:val="none"/>
                <w:rtl w:val="0"/>
              </w:rPr>
              <w:t xml:space="preserve">2150 Shattuck Avenue, Suite 408</w:t>
            </w:r>
          </w:p>
          <w:p w:rsidR="00000000" w:rsidDel="00000000" w:rsidP="00000000" w:rsidRDefault="00000000" w:rsidRPr="00000000" w14:paraId="00000015">
            <w:pPr>
              <w:spacing w:line="240" w:lineRule="auto"/>
              <w:rPr>
                <w:sz w:val="22"/>
                <w:szCs w:val="22"/>
                <w:u w:val="none"/>
              </w:rPr>
            </w:pPr>
            <w:r w:rsidDel="00000000" w:rsidR="00000000" w:rsidRPr="00000000">
              <w:rPr>
                <w:sz w:val="22"/>
                <w:szCs w:val="22"/>
                <w:u w:val="none"/>
                <w:rtl w:val="0"/>
              </w:rPr>
              <w:t xml:space="preserve">University of California, Berkeley</w:t>
            </w:r>
          </w:p>
          <w:p w:rsidR="00000000" w:rsidDel="00000000" w:rsidP="00000000" w:rsidRDefault="00000000" w:rsidRPr="00000000" w14:paraId="00000016">
            <w:pPr>
              <w:spacing w:line="240" w:lineRule="auto"/>
              <w:rPr>
                <w:sz w:val="22"/>
                <w:szCs w:val="22"/>
                <w:u w:val="none"/>
              </w:rPr>
            </w:pPr>
            <w:r w:rsidDel="00000000" w:rsidR="00000000" w:rsidRPr="00000000">
              <w:rPr>
                <w:sz w:val="22"/>
                <w:szCs w:val="22"/>
                <w:u w:val="none"/>
                <w:rtl w:val="0"/>
              </w:rPr>
              <w:t xml:space="preserve">Berkeley, CA 94704-1362</w:t>
            </w:r>
          </w:p>
          <w:p w:rsidR="00000000" w:rsidDel="00000000" w:rsidP="00000000" w:rsidRDefault="00000000" w:rsidRPr="00000000" w14:paraId="00000017">
            <w:pPr>
              <w:spacing w:line="240" w:lineRule="auto"/>
              <w:rPr>
                <w:sz w:val="22"/>
                <w:szCs w:val="22"/>
                <w:u w:val="none"/>
              </w:rPr>
            </w:pPr>
            <w:ins w:id="9204" w:author="Claude (drafting assist)" w:date="2026-08-28T00:00:00Z">
              <w:r w:rsidDel="00000000" w:rsidR="00000000" w:rsidRPr="00000000">
                <w:rPr>
                  <w:sz w:val="22"/>
                  <w:szCs w:val="22"/>
                  <w:u w:val="none"/>
                  <w:rtl w:val="0"/>
                </w:rPr>
                <w:t xml:space="preserve">Email: </w:t>
              </w:r>
            </w:ins>
            <w:hyperlink r:id="rId7">
              <w:r w:rsidDel="00000000" w:rsidR="00000000" w:rsidRPr="00000000">
                <w:rPr>
                  <w:color w:val="0000ff"/>
                  <w:sz w:val="22"/>
                  <w:szCs w:val="22"/>
                  <w:u w:val="single"/>
                  <w:rtl w:val="0"/>
                </w:rPr>
                <w:t xml:space="preserve">MTA@berkeley.edu</w:t>
              </w:r>
            </w:hyperlink>
            <w:r w:rsidDel="00000000" w:rsidR="00000000" w:rsidRPr="00000000">
              <w:rPr>
                <w:sz w:val="22"/>
                <w:szCs w:val="22"/>
                <w:u w:val="none"/>
                <w:rtl w:val="0"/>
              </w:rPr>
              <w:t xml:space="preserve"> </w:t>
            </w:r>
          </w:p>
        </w:tc>
      </w:tr>
      <w:tr>
        <w:trPr>
          <w:cantSplit w:val="0"/>
          <w:trHeight w:val="255" w:hRule="atLeast"/>
          <w:tblHeader w:val="0"/>
        </w:trPr>
        <w:tc>
          <w:tcPr>
            <w:tcMar>
              <w:top w:w="0.0" w:type="dxa"/>
              <w:left w:w="0.0" w:type="dxa"/>
              <w:bottom w:w="0.0" w:type="dxa"/>
              <w:right w:w="0.0" w:type="dxa"/>
            </w:tcMar>
          </w:tcPr>
          <w:p w:rsidR="00000000" w:rsidDel="00000000" w:rsidP="00000000" w:rsidRDefault="00000000" w:rsidRPr="00000000" w14:paraId="00000018">
            <w:pPr>
              <w:spacing w:line="240" w:lineRule="auto"/>
              <w:rPr>
                <w:sz w:val="22"/>
                <w:szCs w:val="22"/>
                <w:u w:val="none"/>
              </w:rPr>
            </w:pPr>
            <w:r w:rsidDel="00000000" w:rsidR="00000000" w:rsidRPr="00000000">
              <w:rPr>
                <w:sz w:val="22"/>
                <w:szCs w:val="22"/>
                <w:u w:val="none"/>
                <w:rtl w:val="0"/>
              </w:rPr>
              <w:t xml:space="preserve"> </w:t>
            </w:r>
          </w:p>
        </w:tc>
        <w:tc>
          <w:tcPr>
            <w:tcMar>
              <w:top w:w="0.0" w:type="dxa"/>
              <w:left w:w="0.0" w:type="dxa"/>
              <w:bottom w:w="0.0" w:type="dxa"/>
              <w:right w:w="0.0" w:type="dxa"/>
            </w:tcMar>
          </w:tcPr>
          <w:p w:rsidR="00000000" w:rsidDel="00000000" w:rsidP="00000000" w:rsidRDefault="00000000" w:rsidRPr="00000000" w14:paraId="00000019">
            <w:pPr>
              <w:spacing w:line="240" w:lineRule="auto"/>
              <w:rPr>
                <w:sz w:val="22"/>
                <w:szCs w:val="22"/>
                <w:u w:val="none"/>
              </w:rPr>
            </w:pPr>
            <w:r w:rsidDel="00000000" w:rsidR="00000000" w:rsidRPr="00000000">
              <w:rPr>
                <w:sz w:val="22"/>
                <w:szCs w:val="22"/>
                <w:u w:val="none"/>
                <w:rtl w:val="0"/>
              </w:rPr>
              <w:t xml:space="preserve"> </w:t>
            </w:r>
          </w:p>
        </w:tc>
        <w:tc>
          <w:tcPr>
            <w:tcMar>
              <w:top w:w="0.0" w:type="dxa"/>
              <w:left w:w="0.0" w:type="dxa"/>
              <w:bottom w:w="0.0" w:type="dxa"/>
              <w:right w:w="0.0" w:type="dxa"/>
            </w:tcMar>
          </w:tcPr>
          <w:p w:rsidR="00000000" w:rsidDel="00000000" w:rsidP="00000000" w:rsidRDefault="00000000" w:rsidRPr="00000000" w14:paraId="0000001A">
            <w:pPr>
              <w:spacing w:line="240" w:lineRule="auto"/>
              <w:rPr>
                <w:sz w:val="22"/>
                <w:szCs w:val="22"/>
                <w:u w:val="none"/>
              </w:rPr>
            </w:pPr>
            <w:r w:rsidDel="00000000" w:rsidR="00000000" w:rsidRPr="00000000">
              <w:rPr>
                <w:sz w:val="22"/>
                <w:szCs w:val="22"/>
                <w:u w:val="none"/>
                <w:rtl w:val="0"/>
              </w:rPr>
              <w:t xml:space="preserve"> </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01B">
            <w:pPr>
              <w:spacing w:line="240" w:lineRule="auto"/>
              <w:rPr>
                <w:sz w:val="22"/>
                <w:szCs w:val="22"/>
                <w:u w:val="none"/>
              </w:rPr>
            </w:pPr>
            <w:r w:rsidDel="00000000" w:rsidR="00000000" w:rsidRPr="00000000">
              <w:rPr>
                <w:sz w:val="22"/>
                <w:szCs w:val="22"/>
                <w:u w:val="none"/>
                <w:rtl w:val="0"/>
              </w:rPr>
              <w:t xml:space="preserve">If to Provider:</w:t>
            </w:r>
          </w:p>
        </w:tc>
        <w:tc>
          <w:tcPr>
            <w:tcMar>
              <w:top w:w="0.0" w:type="dxa"/>
              <w:left w:w="0.0" w:type="dxa"/>
              <w:bottom w:w="0.0" w:type="dxa"/>
              <w:right w:w="0.0" w:type="dxa"/>
            </w:tcMar>
          </w:tcPr>
          <w:p w:rsidR="00000000" w:rsidDel="00000000" w:rsidP="00000000" w:rsidRDefault="00000000" w:rsidRPr="00000000" w14:paraId="0000001C">
            <w:pPr>
              <w:spacing w:line="240" w:lineRule="auto"/>
              <w:rPr>
                <w:sz w:val="22"/>
                <w:szCs w:val="22"/>
                <w:u w:val="none"/>
              </w:rPr>
            </w:pPr>
            <w:r w:rsidDel="00000000" w:rsidR="00000000" w:rsidRPr="00000000">
              <w:rPr>
                <w:sz w:val="22"/>
                <w:szCs w:val="22"/>
                <w:u w:val="none"/>
                <w:rtl w:val="0"/>
              </w:rPr>
              <w:t xml:space="preserve"> </w:t>
            </w:r>
          </w:p>
        </w:tc>
        <w:tc>
          <w:tcPr>
            <w:tcMar>
              <w:top w:w="0.0" w:type="dxa"/>
              <w:left w:w="0.0" w:type="dxa"/>
              <w:bottom w:w="0.0" w:type="dxa"/>
              <w:right w:w="0.0" w:type="dxa"/>
            </w:tcMar>
          </w:tcPr>
          <w:p w:rsidR="00000000" w:rsidDel="00000000" w:rsidP="00000000" w:rsidRDefault="00000000" w:rsidRPr="00000000" w14:paraId="0000001D">
            <w:pPr>
              <w:spacing w:line="240" w:lineRule="auto"/>
              <w:rPr>
                <w:color w:val="222222"/>
                <w:sz w:val="22"/>
                <w:szCs w:val="22"/>
                <w:highlight w:val="white"/>
                <w:u w:val="none"/>
              </w:rPr>
            </w:pPr>
            <w:r w:rsidDel="00000000" w:rsidR="00000000" w:rsidRPr="00000000">
              <w:rPr>
                <w:color w:val="222222"/>
                <w:sz w:val="22"/>
                <w:szCs w:val="22"/>
                <w:highlight w:val="white"/>
                <w:u w:val="none"/>
                <w:rtl w:val="0"/>
              </w:rPr>
              <w:t xml:space="preserve">[</w:t>
            </w:r>
            <w:r w:rsidDel="00000000" w:rsidR="00000000" w:rsidRPr="00000000">
              <w:rPr>
                <w:color w:val="222222"/>
                <w:sz w:val="22"/>
                <w:szCs w:val="22"/>
                <w:highlight w:val="yellow"/>
                <w:u w:val="none"/>
                <w:rtl w:val="0"/>
              </w:rPr>
              <w:t xml:space="preserve">address</w:t>
            </w:r>
            <w:r w:rsidDel="00000000" w:rsidR="00000000" w:rsidRPr="00000000">
              <w:rPr>
                <w:color w:val="222222"/>
                <w:sz w:val="22"/>
                <w:szCs w:val="22"/>
                <w:highlight w:val="white"/>
                <w:u w:val="none"/>
                <w:rtl w:val="0"/>
              </w:rPr>
              <w:t xml:space="preserve">]</w:t>
            </w:r>
          </w:p>
          <w:p>
            <w:pPr>
              <w:spacing w:line="240" w:lineRule="auto"/>
              <w:rPr>
                <w:ins w:id="9205" w:author="Claude (drafting assist)" w:date="2026-08-28T00:00:00Z"/>
                <w:color w:val="222222"/>
                <w:sz w:val="22"/>
                <w:szCs w:val="22"/>
                <w:u w:val="none"/>
              </w:rPr>
            </w:pPr>
            <w:ins w:id="9206" w:author="Claude (drafting assist)" w:date="2026-08-28T00:00:00Z">
              <w:r w:rsidDel="00000000" w:rsidR="00000000" w:rsidRPr="00000000">
                <w:rPr>
                  <w:color w:val="222222"/>
                  <w:sz w:val="22"/>
                  <w:szCs w:val="22"/>
                  <w:highlight w:val="white"/>
                  <w:u w:val="none"/>
                  <w:rtl w:val="0"/>
                </w:rPr>
                <w:t xml:space="preserve">Email: [insert email address]</w:t>
              </w:r>
            </w:ins>
          </w:p>
        </w:tc>
      </w:tr>
    </w:tbl>
    <w:p w:rsidR="00000000" w:rsidDel="00000000" w:rsidP="00000000" w:rsidRDefault="00000000" w:rsidRPr="00000000" w14:paraId="0000001E">
      <w:pPr>
        <w:spacing w:line="240" w:lineRule="auto"/>
        <w:rPr>
          <w:sz w:val="22"/>
          <w:szCs w:val="22"/>
        </w:rPr>
      </w:pPr>
      <w:r w:rsidDel="00000000" w:rsidR="00000000" w:rsidRPr="00000000">
        <w:rPr>
          <w:rtl w:val="0"/>
        </w:rPr>
      </w:r>
    </w:p>
    <w:p w:rsidR="00000000" w:rsidDel="00000000" w:rsidP="00000000" w:rsidRDefault="00000000" w:rsidRPr="00000000" w14:paraId="0000001F">
      <w:pPr>
        <w:spacing w:line="240" w:lineRule="auto"/>
        <w:rPr>
          <w:sz w:val="22"/>
          <w:szCs w:val="22"/>
        </w:rPr>
      </w:pPr>
      <w:r w:rsidDel="00000000" w:rsidR="00000000" w:rsidRPr="00000000">
        <w:rPr>
          <w:rtl w:val="0"/>
        </w:rPr>
      </w:r>
    </w:p>
    <w:p w:rsidR="00000000" w:rsidDel="00000000" w:rsidP="00000000" w:rsidRDefault="00000000" w:rsidRPr="00000000" w14:paraId="00000020">
      <w:pPr>
        <w:spacing w:line="240" w:lineRule="auto"/>
        <w:rPr>
          <w:sz w:val="22"/>
          <w:szCs w:val="22"/>
        </w:rPr>
      </w:pPr>
      <w:r w:rsidDel="00000000" w:rsidR="00000000" w:rsidRPr="00000000">
        <w:rPr>
          <w:rtl w:val="0"/>
        </w:rPr>
      </w:r>
    </w:p>
    <w:p w:rsidR="00000000" w:rsidDel="00000000" w:rsidP="00000000" w:rsidRDefault="00000000" w:rsidRPr="00000000" w14:paraId="00000021">
      <w:pPr>
        <w:spacing w:line="240" w:lineRule="auto"/>
        <w:rPr>
          <w:sz w:val="22"/>
          <w:szCs w:val="22"/>
        </w:rPr>
      </w:pPr>
      <w:r w:rsidDel="00000000" w:rsidR="00000000" w:rsidRPr="00000000">
        <w:rPr>
          <w:rtl w:val="0"/>
        </w:rPr>
      </w:r>
    </w:p>
    <w:p w:rsidR="00000000" w:rsidDel="00000000" w:rsidP="00000000" w:rsidRDefault="00000000" w:rsidRPr="00000000" w14:paraId="00000022">
      <w:pPr>
        <w:spacing w:line="240" w:lineRule="auto"/>
        <w:rPr>
          <w:sz w:val="22"/>
          <w:szCs w:val="22"/>
        </w:rPr>
      </w:pPr>
      <w:r w:rsidDel="00000000" w:rsidR="00000000" w:rsidRPr="00000000">
        <w:rPr>
          <w:rtl w:val="0"/>
        </w:rPr>
      </w:r>
    </w:p>
    <w:p w:rsidR="00000000" w:rsidDel="00000000" w:rsidP="00000000" w:rsidRDefault="00000000" w:rsidRPr="00000000" w14:paraId="00000023">
      <w:pPr>
        <w:spacing w:line="240" w:lineRule="auto"/>
        <w:rPr>
          <w:sz w:val="22"/>
          <w:szCs w:val="22"/>
        </w:rPr>
      </w:pPr>
      <w:r w:rsidDel="00000000" w:rsidR="00000000" w:rsidRPr="00000000">
        <w:rPr>
          <w:rtl w:val="0"/>
        </w:rPr>
      </w:r>
    </w:p>
    <w:p w:rsidR="00000000" w:rsidDel="00000000" w:rsidP="00000000" w:rsidRDefault="00000000" w:rsidRPr="00000000" w14:paraId="00000024">
      <w:pPr>
        <w:spacing w:line="240" w:lineRule="auto"/>
        <w:rPr>
          <w:sz w:val="22"/>
          <w:szCs w:val="22"/>
        </w:rPr>
      </w:pPr>
      <w:r w:rsidDel="00000000" w:rsidR="00000000" w:rsidRPr="00000000">
        <w:rPr>
          <w:rtl w:val="0"/>
        </w:rPr>
      </w:r>
    </w:p>
    <w:p w:rsidR="00000000" w:rsidDel="00000000" w:rsidP="00000000" w:rsidRDefault="00000000" w:rsidRPr="00000000" w14:paraId="00000025">
      <w:pPr>
        <w:spacing w:line="240" w:lineRule="auto"/>
        <w:rPr>
          <w:sz w:val="22"/>
          <w:szCs w:val="22"/>
        </w:rPr>
      </w:pPr>
      <w:r w:rsidDel="00000000" w:rsidR="00000000" w:rsidRPr="00000000">
        <w:rPr>
          <w:rtl w:val="0"/>
        </w:rPr>
      </w:r>
    </w:p>
    <w:p w:rsidR="00000000" w:rsidDel="00000000" w:rsidP="00000000" w:rsidRDefault="00000000" w:rsidRPr="00000000" w14:paraId="00000026">
      <w:pPr>
        <w:spacing w:line="240" w:lineRule="auto"/>
        <w:rPr>
          <w:sz w:val="22"/>
          <w:szCs w:val="22"/>
        </w:rPr>
      </w:pPr>
      <w:r w:rsidDel="00000000" w:rsidR="00000000" w:rsidRPr="00000000">
        <w:rPr>
          <w:rtl w:val="0"/>
        </w:rPr>
      </w:r>
    </w:p>
    <w:p w:rsidR="00000000" w:rsidDel="00000000" w:rsidP="00000000" w:rsidRDefault="00000000" w:rsidRPr="00000000" w14:paraId="00000027">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COMPLIANCE WITH LAW. This Agreement will be governed by the laws of the State of California without regard to its conflict of laws provisions.</w:t>
      </w:r>
      <w:r w:rsidDel="00000000" w:rsidR="00000000" w:rsidRPr="00000000">
        <w:rPr>
          <w:rtl w:val="0"/>
        </w:rPr>
      </w:r>
    </w:p>
    <w:p w:rsidR="00000000" w:rsidDel="00000000" w:rsidP="00000000" w:rsidRDefault="00000000" w:rsidRPr="00000000" w14:paraId="00000028">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ENTIRE AGREEMENT. This Agreement states the entire contract between the parties with respect to the subject matter of the agreement and supersedes any previous written or oral representations, statements, negotiations, or agreements. This Agreement may be modified only by written amendment executed by the authorized representatives of both parties.</w:t>
      </w:r>
      <w:r w:rsidDel="00000000" w:rsidR="00000000" w:rsidRPr="00000000">
        <w:rPr>
          <w:rtl w:val="0"/>
        </w:rPr>
      </w:r>
    </w:p>
    <w:p w:rsidR="00000000" w:rsidDel="00000000" w:rsidP="00000000" w:rsidRDefault="00000000" w:rsidRPr="00000000" w14:paraId="00000029">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ASSIGNMENT. Neither party may assign this Agreement without the prior written consent of the other party, provided that Provider may assign this Agreement in connection with a merger, change of control or sale of all or substantially all of Provider’s business or assets without Recipient’s prior written consent. The rights and obligations hereunder shall be binding upon and inure to the benefit of the parties’ permitted successors and assigns. </w:t>
      </w:r>
      <w:r w:rsidDel="00000000" w:rsidR="00000000" w:rsidRPr="00000000">
        <w:rPr>
          <w:rtl w:val="0"/>
        </w:rPr>
      </w:r>
    </w:p>
    <w:p w:rsidR="00000000" w:rsidDel="00000000" w:rsidP="00000000" w:rsidRDefault="00000000" w:rsidRPr="00000000" w14:paraId="0000002A">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USE OF NAME. Neither party will use the name of the other party or its employees in any advertisement, press release, or other publicity without prior written approval of the other party.  Provider </w:t>
      </w:r>
      <w:del w:id="9510" w:author="Claude (drafting assist)" w:date="2026-08-28T00:00:00Z">
        <w:r w:rsidDel="00000000" w:rsidR="00000000" w:rsidRPr="00000000">
          <w:rPr>
            <w:sz w:val="22"/>
            <w:szCs w:val="22"/>
            <w:u w:val="none"/>
            <w:rtl w:val="0"/>
          </w:rPr>
          <w:delText xml:space="preserve"> </w:delText>
        </w:r>
      </w:del>
      <w:r w:rsidDel="00000000" w:rsidR="00000000" w:rsidRPr="00000000">
        <w:rPr>
          <w:sz w:val="22"/>
          <w:szCs w:val="22"/>
          <w:u w:val="none"/>
          <w:rtl w:val="0"/>
        </w:rPr>
        <w:t xml:space="preserve">understands that the California Education Code section 92000 provides that the name "University of California" is the property of the State and that no person shall use that name without permission of The Regents of the University of California. </w:t>
      </w:r>
      <w:r w:rsidDel="00000000" w:rsidR="00000000" w:rsidRPr="00000000">
        <w:rPr>
          <w:rtl w:val="0"/>
        </w:rPr>
      </w:r>
    </w:p>
    <w:p w:rsidR="00000000" w:rsidDel="00000000" w:rsidP="00000000" w:rsidRDefault="00000000" w:rsidRPr="00000000" w14:paraId="0000002B">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SEVERABILITY. If any provision of this Agreement becomes or is declared illegal, invalid, or unenforceable, such provision will be divisible from this Agreement and will be deemed to be deleted from this Agreement.  If such deletion substantially alters the basis of this Agreement, the parties will negotiate in good faith to amend the provisions of this Agreement to give effect to the original intent of the parties.</w:t>
      </w:r>
      <w:r w:rsidDel="00000000" w:rsidR="00000000" w:rsidRPr="00000000">
        <w:rPr>
          <w:rtl w:val="0"/>
        </w:rPr>
      </w:r>
    </w:p>
    <w:p w:rsidR="00000000" w:rsidDel="00000000" w:rsidP="00000000" w:rsidRDefault="00000000" w:rsidRPr="00000000" w14:paraId="0000002C">
      <w:pPr>
        <w:numPr>
          <w:ilvl w:val="0"/>
          <w:numId w:val="4"/>
        </w:numPr>
        <w:spacing w:line="240" w:lineRule="auto"/>
        <w:ind w:left="720" w:hanging="360"/>
        <w:jc w:val="both"/>
        <w:rPr>
          <w:sz w:val="22"/>
          <w:szCs w:val="22"/>
        </w:rPr>
      </w:pPr>
      <w:r w:rsidDel="00000000" w:rsidR="00000000" w:rsidRPr="00000000">
        <w:rPr>
          <w:sz w:val="22"/>
          <w:szCs w:val="22"/>
          <w:u w:val="none"/>
          <w:rtl w:val="0"/>
        </w:rPr>
        <w:t xml:space="preserve">INDEPENDENT CONTRACTOR. Provider and Recipient are independent contractors and neither is an agent, joint venturer, or partner of the other.</w:t>
      </w:r>
      <w:r w:rsidDel="00000000" w:rsidR="00000000" w:rsidRPr="00000000">
        <w:rPr>
          <w:rtl w:val="0"/>
        </w:rPr>
      </w:r>
    </w:p>
    <w:p w:rsidR="00000000" w:rsidDel="00000000" w:rsidP="00000000" w:rsidRDefault="00000000" w:rsidRPr="00000000" w14:paraId="0000002D">
      <w:pPr>
        <w:spacing w:line="240" w:lineRule="auto"/>
        <w:ind w:left="720" w:firstLine="0"/>
        <w:jc w:val="both"/>
        <w:rPr>
          <w:sz w:val="22"/>
          <w:szCs w:val="22"/>
        </w:rPr>
      </w:pPr>
      <w:r w:rsidDel="00000000" w:rsidR="00000000" w:rsidRPr="00000000">
        <w:rPr>
          <w:rtl w:val="0"/>
        </w:rPr>
      </w:r>
    </w:p>
    <w:p w:rsidR="00000000" w:rsidDel="00000000" w:rsidP="00000000" w:rsidRDefault="00000000" w:rsidRPr="00000000" w14:paraId="0000002E">
      <w:pPr>
        <w:spacing w:line="240" w:lineRule="auto"/>
        <w:jc w:val="both"/>
        <w:rPr>
          <w:sz w:val="22"/>
          <w:szCs w:val="22"/>
        </w:rPr>
      </w:pPr>
      <w:r w:rsidDel="00000000" w:rsidR="00000000" w:rsidRPr="00000000">
        <w:rPr>
          <w:sz w:val="22"/>
          <w:szCs w:val="22"/>
          <w:u w:val="none"/>
          <w:rtl w:val="0"/>
        </w:rPr>
        <w:t xml:space="preserve">IN WITNESS WHEREOF, the parties hereto have caused this Agreement to be executed by their duly authorized representatives.</w:t>
      </w:r>
      <w:r w:rsidDel="00000000" w:rsidR="00000000" w:rsidRPr="00000000">
        <w:rPr>
          <w:rtl w:val="0"/>
        </w:rPr>
      </w:r>
    </w:p>
    <w:p w:rsidR="00000000" w:rsidDel="00000000" w:rsidP="00000000" w:rsidRDefault="00000000" w:rsidRPr="00000000" w14:paraId="0000002F">
      <w:pPr>
        <w:spacing w:line="240" w:lineRule="auto"/>
        <w:rPr>
          <w:sz w:val="22"/>
          <w:szCs w:val="22"/>
        </w:rPr>
      </w:pPr>
      <w:r w:rsidDel="00000000" w:rsidR="00000000" w:rsidRPr="00000000">
        <w:rPr>
          <w:rtl w:val="0"/>
        </w:rPr>
      </w:r>
    </w:p>
    <w:tbl>
      <w:tblPr>
        <w:tblStyle w:val="Table2"/>
        <w:tblW w:w="9390.0" w:type="dxa"/>
        <w:jc w:val="left"/>
        <w:tblLayout w:type="fixed"/>
        <w:tblLook w:val="0600"/>
      </w:tblPr>
      <w:tblGrid>
        <w:gridCol w:w="4501"/>
        <w:gridCol w:w="594"/>
        <w:gridCol w:w="4295"/>
        <w:tblGridChange w:id="0">
          <w:tblGrid>
            <w:gridCol w:w="4501"/>
            <w:gridCol w:w="594"/>
            <w:gridCol w:w="4295"/>
          </w:tblGrid>
        </w:tblGridChange>
      </w:tblGrid>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0">
            <w:pPr>
              <w:spacing w:line="240" w:lineRule="auto"/>
              <w:jc w:val="both"/>
              <w:rPr>
                <w:color w:val="222222"/>
                <w:sz w:val="22"/>
                <w:szCs w:val="22"/>
                <w:highlight w:val="white"/>
                <w:u w:val="none"/>
              </w:rPr>
            </w:pPr>
            <w:r w:rsidDel="00000000" w:rsidR="00000000" w:rsidRPr="00000000">
              <w:rPr>
                <w:color w:val="222222"/>
                <w:sz w:val="22"/>
                <w:szCs w:val="22"/>
                <w:highlight w:val="white"/>
                <w:u w:val="none"/>
                <w:rtl w:val="0"/>
              </w:rPr>
              <w:t xml:space="preserve">[</w:t>
            </w:r>
            <w:r w:rsidDel="00000000" w:rsidR="00000000" w:rsidRPr="00000000">
              <w:rPr>
                <w:color w:val="222222"/>
                <w:sz w:val="22"/>
                <w:szCs w:val="22"/>
                <w:highlight w:val="yellow"/>
                <w:u w:val="none"/>
                <w:rtl w:val="0"/>
              </w:rPr>
              <w:t xml:space="preserve">PROVIDING PARTY</w:t>
            </w:r>
            <w:r w:rsidDel="00000000" w:rsidR="00000000" w:rsidRPr="00000000">
              <w:rPr>
                <w:color w:val="222222"/>
                <w:sz w:val="22"/>
                <w:szCs w:val="22"/>
                <w:highlight w:val="white"/>
                <w:u w:val="none"/>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1">
            <w:pPr>
              <w:spacing w:line="240" w:lineRule="auto"/>
              <w:rPr>
                <w:sz w:val="22"/>
                <w:szCs w:val="22"/>
                <w:u w:val="none"/>
              </w:rPr>
            </w:pPr>
            <w:r w:rsidDel="00000000" w:rsidR="00000000" w:rsidRPr="00000000">
              <w:rPr>
                <w:sz w:val="22"/>
                <w:szCs w:val="22"/>
                <w:u w:val="non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2">
            <w:pPr>
              <w:spacing w:line="240" w:lineRule="auto"/>
              <w:rPr>
                <w:sz w:val="22"/>
                <w:szCs w:val="22"/>
                <w:u w:val="none"/>
              </w:rPr>
            </w:pPr>
            <w:r w:rsidDel="00000000" w:rsidR="00000000" w:rsidRPr="00000000">
              <w:rPr>
                <w:sz w:val="22"/>
                <w:szCs w:val="22"/>
                <w:u w:val="none"/>
                <w:rtl w:val="0"/>
              </w:rPr>
              <w:t xml:space="preserve">The Regents of the University of California</w:t>
            </w:r>
          </w:p>
          <w:p w:rsidR="00000000" w:rsidDel="00000000" w:rsidP="00000000" w:rsidRDefault="00000000" w:rsidRPr="00000000" w14:paraId="00000033">
            <w:pPr>
              <w:spacing w:line="240" w:lineRule="auto"/>
              <w:rPr>
                <w:sz w:val="22"/>
                <w:szCs w:val="22"/>
                <w:u w:val="none"/>
              </w:rPr>
            </w:pPr>
            <w:r w:rsidDel="00000000" w:rsidR="00000000" w:rsidRPr="00000000">
              <w:rPr>
                <w:sz w:val="22"/>
                <w:szCs w:val="22"/>
                <w:u w:val="none"/>
                <w:rtl w:val="0"/>
              </w:rPr>
              <w:t xml:space="preserve">On behalf of the Berkeley Campus</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4">
            <w:pPr>
              <w:spacing w:line="240" w:lineRule="auto"/>
              <w:rPr>
                <w:sz w:val="22"/>
                <w:szCs w:val="22"/>
                <w:u w:val="none"/>
              </w:rPr>
            </w:pPr>
            <w:r w:rsidDel="00000000" w:rsidR="00000000" w:rsidRPr="00000000">
              <w:rPr>
                <w:sz w:val="22"/>
                <w:szCs w:val="22"/>
                <w:u w:val="none"/>
                <w:rtl w:val="0"/>
              </w:rPr>
              <w:t xml:space="preserve"> </w:t>
            </w:r>
          </w:p>
          <w:p w:rsidR="00000000" w:rsidDel="00000000" w:rsidP="00000000" w:rsidRDefault="00000000" w:rsidRPr="00000000" w14:paraId="00000035">
            <w:pPr>
              <w:spacing w:line="240" w:lineRule="auto"/>
              <w:rPr>
                <w:sz w:val="22"/>
                <w:szCs w:val="22"/>
                <w:u w:val="none"/>
              </w:rPr>
            </w:pPr>
            <w:r w:rsidDel="00000000" w:rsidR="00000000" w:rsidRPr="00000000">
              <w:rPr>
                <w:sz w:val="22"/>
                <w:szCs w:val="22"/>
                <w:u w:val="none"/>
                <w:rtl w:val="0"/>
              </w:rPr>
              <w:t xml:space="preserve"> </w:t>
            </w:r>
          </w:p>
          <w:p w:rsidR="00000000" w:rsidDel="00000000" w:rsidP="00000000" w:rsidRDefault="00000000" w:rsidRPr="00000000" w14:paraId="00000036">
            <w:pPr>
              <w:spacing w:line="240" w:lineRule="auto"/>
              <w:rPr>
                <w:sz w:val="22"/>
                <w:szCs w:val="22"/>
                <w:u w:val="none"/>
              </w:rPr>
            </w:pPr>
            <w:r w:rsidDel="00000000" w:rsidR="00000000" w:rsidRPr="00000000">
              <w:rPr>
                <w:sz w:val="22"/>
                <w:szCs w:val="22"/>
                <w:u w:val="none"/>
                <w:rtl w:val="0"/>
              </w:rPr>
              <w:t xml:space="preserve">Signature: _________________________</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7">
            <w:pPr>
              <w:spacing w:line="240" w:lineRule="auto"/>
              <w:rPr>
                <w:sz w:val="22"/>
                <w:szCs w:val="22"/>
                <w:u w:val="none"/>
              </w:rPr>
            </w:pPr>
            <w:r w:rsidDel="00000000" w:rsidR="00000000" w:rsidRPr="00000000">
              <w:rPr>
                <w:sz w:val="22"/>
                <w:szCs w:val="22"/>
                <w:u w:val="non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8">
            <w:pPr>
              <w:spacing w:line="240" w:lineRule="auto"/>
              <w:rPr>
                <w:sz w:val="22"/>
                <w:szCs w:val="22"/>
                <w:u w:val="none"/>
              </w:rPr>
            </w:pPr>
            <w:r w:rsidDel="00000000" w:rsidR="00000000" w:rsidRPr="00000000">
              <w:rPr>
                <w:sz w:val="22"/>
                <w:szCs w:val="22"/>
                <w:u w:val="none"/>
                <w:rtl w:val="0"/>
              </w:rPr>
              <w:t xml:space="preserve"> </w:t>
            </w:r>
          </w:p>
          <w:p w:rsidR="00000000" w:rsidDel="00000000" w:rsidP="00000000" w:rsidRDefault="00000000" w:rsidRPr="00000000" w14:paraId="00000039">
            <w:pPr>
              <w:spacing w:line="240" w:lineRule="auto"/>
              <w:rPr>
                <w:sz w:val="22"/>
                <w:szCs w:val="22"/>
                <w:u w:val="none"/>
              </w:rPr>
            </w:pPr>
            <w:r w:rsidDel="00000000" w:rsidR="00000000" w:rsidRPr="00000000">
              <w:rPr>
                <w:sz w:val="22"/>
                <w:szCs w:val="22"/>
                <w:u w:val="none"/>
                <w:rtl w:val="0"/>
              </w:rPr>
              <w:t xml:space="preserve"> </w:t>
            </w:r>
          </w:p>
          <w:p w:rsidR="00000000" w:rsidDel="00000000" w:rsidP="00000000" w:rsidRDefault="00000000" w:rsidRPr="00000000" w14:paraId="0000003A">
            <w:pPr>
              <w:spacing w:line="240" w:lineRule="auto"/>
              <w:rPr>
                <w:sz w:val="22"/>
                <w:szCs w:val="22"/>
                <w:u w:val="none"/>
              </w:rPr>
            </w:pPr>
            <w:r w:rsidDel="00000000" w:rsidR="00000000" w:rsidRPr="00000000">
              <w:rPr>
                <w:sz w:val="22"/>
                <w:szCs w:val="22"/>
                <w:u w:val="none"/>
                <w:rtl w:val="0"/>
              </w:rPr>
              <w:t xml:space="preserve">Signature: _________________________</w:t>
            </w:r>
          </w:p>
        </w:tc>
      </w:tr>
      <w:tr>
        <w:trPr>
          <w:cantSplit w:val="0"/>
          <w:trHeight w:val="57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B">
            <w:pPr>
              <w:spacing w:line="240" w:lineRule="auto"/>
              <w:rPr>
                <w:sz w:val="22"/>
                <w:szCs w:val="22"/>
                <w:u w:val="none"/>
              </w:rPr>
            </w:pPr>
            <w:r w:rsidDel="00000000" w:rsidR="00000000" w:rsidRPr="00000000">
              <w:rPr>
                <w:sz w:val="22"/>
                <w:szCs w:val="22"/>
                <w:u w:val="none"/>
                <w:rtl w:val="0"/>
              </w:rPr>
              <w:t xml:space="preserve">Name: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C">
            <w:pPr>
              <w:spacing w:line="240" w:lineRule="auto"/>
              <w:rPr>
                <w:sz w:val="22"/>
                <w:szCs w:val="22"/>
                <w:u w:val="none"/>
              </w:rPr>
            </w:pPr>
            <w:r w:rsidDel="00000000" w:rsidR="00000000" w:rsidRPr="00000000">
              <w:rPr>
                <w:sz w:val="22"/>
                <w:szCs w:val="22"/>
                <w:u w:val="non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D">
            <w:pPr>
              <w:spacing w:line="240" w:lineRule="auto"/>
              <w:rPr>
                <w:sz w:val="22"/>
                <w:szCs w:val="22"/>
                <w:u w:val="none"/>
              </w:rPr>
            </w:pPr>
            <w:r w:rsidDel="00000000" w:rsidR="00000000" w:rsidRPr="00000000">
              <w:rPr>
                <w:sz w:val="22"/>
                <w:szCs w:val="22"/>
                <w:u w:val="none"/>
                <w:rtl w:val="0"/>
              </w:rPr>
              <w:t xml:space="preserve">Name: </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E">
            <w:pPr>
              <w:spacing w:line="240" w:lineRule="auto"/>
              <w:rPr>
                <w:sz w:val="22"/>
                <w:szCs w:val="22"/>
                <w:u w:val="none"/>
              </w:rPr>
            </w:pPr>
            <w:r w:rsidDel="00000000" w:rsidR="00000000" w:rsidRPr="00000000">
              <w:rPr>
                <w:sz w:val="22"/>
                <w:szCs w:val="22"/>
                <w:u w:val="none"/>
                <w:rtl w:val="0"/>
              </w:rPr>
              <w:t xml:space="preserve">Title: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3F">
            <w:pPr>
              <w:spacing w:line="240" w:lineRule="auto"/>
              <w:rPr>
                <w:sz w:val="22"/>
                <w:szCs w:val="22"/>
                <w:u w:val="none"/>
              </w:rPr>
            </w:pPr>
            <w:r w:rsidDel="00000000" w:rsidR="00000000" w:rsidRPr="00000000">
              <w:rPr>
                <w:sz w:val="22"/>
                <w:szCs w:val="22"/>
                <w:u w:val="non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40">
            <w:pPr>
              <w:spacing w:line="240" w:lineRule="auto"/>
              <w:rPr>
                <w:sz w:val="22"/>
                <w:szCs w:val="22"/>
                <w:u w:val="none"/>
              </w:rPr>
            </w:pPr>
            <w:r w:rsidDel="00000000" w:rsidR="00000000" w:rsidRPr="00000000">
              <w:rPr>
                <w:sz w:val="22"/>
                <w:szCs w:val="22"/>
                <w:u w:val="none"/>
                <w:rtl w:val="0"/>
              </w:rPr>
              <w:t xml:space="preserve">Title:  </w:t>
            </w:r>
          </w:p>
        </w:tc>
      </w:tr>
      <w:tr>
        <w:trPr>
          <w:cantSplit w:val="0"/>
          <w:trHeight w:val="4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41">
            <w:pPr>
              <w:spacing w:line="240" w:lineRule="auto"/>
              <w:rPr>
                <w:sz w:val="22"/>
                <w:szCs w:val="22"/>
                <w:u w:val="none"/>
              </w:rPr>
            </w:pPr>
            <w:r w:rsidDel="00000000" w:rsidR="00000000" w:rsidRPr="00000000">
              <w:rPr>
                <w:sz w:val="22"/>
                <w:szCs w:val="22"/>
                <w:u w:val="none"/>
                <w:rtl w:val="0"/>
              </w:rPr>
              <w:t xml:space="preserve">Date: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42">
            <w:pPr>
              <w:spacing w:line="240" w:lineRule="auto"/>
              <w:rPr>
                <w:sz w:val="22"/>
                <w:szCs w:val="22"/>
                <w:u w:val="none"/>
              </w:rPr>
            </w:pPr>
            <w:r w:rsidDel="00000000" w:rsidR="00000000" w:rsidRPr="00000000">
              <w:rPr>
                <w:sz w:val="22"/>
                <w:szCs w:val="22"/>
                <w:u w:val="none"/>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43">
            <w:pPr>
              <w:spacing w:line="240" w:lineRule="auto"/>
              <w:rPr>
                <w:sz w:val="22"/>
                <w:szCs w:val="22"/>
                <w:u w:val="none"/>
              </w:rPr>
            </w:pPr>
            <w:r w:rsidDel="00000000" w:rsidR="00000000" w:rsidRPr="00000000">
              <w:rPr>
                <w:sz w:val="22"/>
                <w:szCs w:val="22"/>
                <w:u w:val="none"/>
                <w:rtl w:val="0"/>
              </w:rPr>
              <w:t xml:space="preserve">Date:</w:t>
            </w:r>
          </w:p>
        </w:tc>
      </w:tr>
    </w:tbl>
    <w:p w:rsidR="00000000" w:rsidDel="00000000" w:rsidP="00000000" w:rsidRDefault="00000000" w:rsidRPr="00000000" w14:paraId="00000044">
      <w:pPr>
        <w:spacing w:line="240" w:lineRule="auto"/>
        <w:jc w:val="both"/>
        <w:rPr>
          <w:sz w:val="22"/>
          <w:szCs w:val="22"/>
        </w:rPr>
      </w:pPr>
      <w:r w:rsidDel="00000000" w:rsidR="00000000" w:rsidRPr="00000000">
        <w:rPr>
          <w:rtl w:val="0"/>
        </w:rPr>
      </w:r>
    </w:p>
    <w:p w:rsidR="00000000" w:rsidDel="00000000" w:rsidP="00000000" w:rsidRDefault="00000000" w:rsidRPr="00000000" w14:paraId="00000045">
      <w:pPr>
        <w:spacing w:line="24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line="240" w:lineRule="auto"/>
        <w:jc w:val="center"/>
        <w:rPr>
          <w:sz w:val="22"/>
          <w:szCs w:val="22"/>
        </w:rPr>
      </w:pPr>
      <w:r w:rsidDel="00000000" w:rsidR="00000000" w:rsidRPr="00000000">
        <w:rPr>
          <w:sz w:val="22"/>
          <w:szCs w:val="22"/>
          <w:rtl w:val="0"/>
        </w:rPr>
        <w:t xml:space="preserve">Exhibit A: Description of Data</w:t>
      </w:r>
      <w:r w:rsidDel="00000000" w:rsidR="00000000" w:rsidRPr="00000000">
        <w:rPr>
          <w:rtl w:val="0"/>
        </w:rPr>
      </w:r>
    </w:p>
    <w:p w:rsidR="00000000" w:rsidDel="00000000" w:rsidP="00000000" w:rsidRDefault="00000000" w:rsidRPr="00000000" w14:paraId="00000047">
      <w:pPr>
        <w:spacing w:line="240" w:lineRule="auto"/>
        <w:rPr>
          <w:sz w:val="22"/>
          <w:szCs w:val="22"/>
          <w:u w:val="none"/>
        </w:rPr>
      </w:pPr>
      <w:r w:rsidDel="00000000" w:rsidR="00000000" w:rsidRPr="00000000">
        <w:rPr>
          <w:rtl w:val="0"/>
        </w:rPr>
      </w:r>
    </w:p>
    <w:p w:rsidR="00000000" w:rsidDel="00000000" w:rsidP="00000000" w:rsidRDefault="00000000" w:rsidRPr="00000000" w14:paraId="00000048">
      <w:pPr>
        <w:spacing w:line="240" w:lineRule="auto"/>
        <w:rPr>
          <w:sz w:val="22"/>
          <w:szCs w:val="22"/>
          <w:u w:val="none"/>
        </w:rPr>
      </w:pPr>
      <w:r w:rsidDel="00000000" w:rsidR="00000000" w:rsidRPr="00000000">
        <w:rPr>
          <w:rtl w:val="0"/>
        </w:rPr>
      </w:r>
    </w:p>
    <w:p w:rsidR="00000000" w:rsidDel="00000000" w:rsidP="00000000" w:rsidRDefault="00000000" w:rsidRPr="00000000" w14:paraId="00000049">
      <w:pPr>
        <w:spacing w:line="240" w:lineRule="auto"/>
        <w:rPr>
          <w:sz w:val="22"/>
          <w:szCs w:val="22"/>
          <w:u w:val="none"/>
        </w:rPr>
      </w:pPr>
      <w:r w:rsidDel="00000000" w:rsidR="00000000" w:rsidRPr="00000000">
        <w:rPr>
          <w:sz w:val="22"/>
          <w:szCs w:val="22"/>
          <w:u w:val="none"/>
          <w:rtl w:val="0"/>
        </w:rPr>
        <w:t xml:space="preserve">Data to be provided to Recipient includes call detail records (CDR) and data detail records (DDR) about customers in Venezuela beginning on September 1</w:t>
      </w:r>
      <w:r w:rsidDel="00000000" w:rsidR="00000000" w:rsidRPr="00000000">
        <w:rPr>
          <w:sz w:val="22"/>
          <w:szCs w:val="22"/>
          <w:u w:val="none"/>
          <w:rtl w:val="0"/>
        </w:rPr>
        <w:t xml:space="preserve">, 2024 and ending on </w:t>
      </w:r>
      <w:r w:rsidDel="00000000" w:rsidR="00000000" w:rsidRPr="00000000">
        <w:rPr>
          <w:sz w:val="22"/>
          <w:szCs w:val="22"/>
          <w:u w:val="none"/>
          <w:rtl w:val="0"/>
        </w:rPr>
        <w:t xml:space="preserve">August 31, 2026.</w:t>
      </w:r>
      <w:ins w:id="9506" w:author="Claude (drafting assist)" w:date="2026-08-28T00:00:00Z">
        <w:r w:rsidDel="00000000" w:rsidR="00000000" w:rsidRPr="00000000">
          <w:rPr>
            <w:sz w:val="22"/>
            <w:szCs w:val="22"/>
            <w:u w:val="none"/>
            <w:rtl w:val="0"/>
          </w:rPr>
          <w:t xml:space="preserve"> The Parties anticipate that Provider may furnish additional Data covering later periods by amendment to this Agreement as contemplated above, so that resettlement can be analyzed over the full term of the Research.</w:t>
        </w:r>
      </w:ins>
      <w:r w:rsidDel="00000000" w:rsidR="00000000" w:rsidRPr="00000000">
        <w:rPr>
          <w:sz w:val="22"/>
          <w:szCs w:val="22"/>
          <w:u w:val="none"/>
          <w:rtl w:val="0"/>
        </w:rPr>
        <w:t xml:space="preserve"> This includes:</w:t>
      </w:r>
    </w:p>
    <w:p w:rsidR="00000000" w:rsidDel="00000000" w:rsidP="00000000" w:rsidRDefault="00000000" w:rsidRPr="00000000" w14:paraId="0000004A">
      <w:pPr>
        <w:spacing w:line="240" w:lineRule="auto"/>
        <w:rPr>
          <w:sz w:val="22"/>
          <w:szCs w:val="22"/>
          <w:u w:val="none"/>
        </w:rPr>
      </w:pPr>
      <w:r w:rsidDel="00000000" w:rsidR="00000000" w:rsidRPr="00000000">
        <w:rPr>
          <w:rtl w:val="0"/>
        </w:rPr>
      </w:r>
    </w:p>
    <w:p w:rsidR="00000000" w:rsidDel="00000000" w:rsidP="00000000" w:rsidRDefault="00000000" w:rsidRPr="00000000" w14:paraId="0000004B">
      <w:pPr>
        <w:numPr>
          <w:ilvl w:val="0"/>
          <w:numId w:val="5"/>
        </w:numPr>
        <w:spacing w:line="240" w:lineRule="auto"/>
        <w:ind w:left="720" w:hanging="360"/>
        <w:rPr>
          <w:sz w:val="22"/>
          <w:szCs w:val="22"/>
        </w:rPr>
      </w:pPr>
      <w:r w:rsidDel="00000000" w:rsidR="00000000" w:rsidRPr="00000000">
        <w:rPr>
          <w:sz w:val="22"/>
          <w:szCs w:val="22"/>
          <w:u w:val="none"/>
          <w:rtl w:val="0"/>
        </w:rPr>
        <w:t xml:space="preserve">Call/GSM CDR, SMS CDR, and DATA records, with at least the following fields: Caller MSISDN (hashed), Recipient MSISDN (hashed), IMEI (hashed), c</w:t>
      </w:r>
      <w:r w:rsidDel="00000000" w:rsidR="00000000" w:rsidRPr="00000000">
        <w:rPr>
          <w:sz w:val="22"/>
          <w:szCs w:val="22"/>
          <w:u w:val="none"/>
          <w:rtl w:val="0"/>
        </w:rPr>
        <w:t xml:space="preserve">édula (hashed), </w:t>
      </w:r>
      <w:r w:rsidDel="00000000" w:rsidR="00000000" w:rsidRPr="00000000">
        <w:rPr>
          <w:sz w:val="22"/>
          <w:szCs w:val="22"/>
          <w:u w:val="none"/>
          <w:rtl w:val="0"/>
        </w:rPr>
        <w:t xml:space="preserve">Datetime, Caller Cell or Tower ID, Recipient Cell or Tower ID (if available)</w:t>
      </w:r>
    </w:p>
    <w:p w:rsidR="00000000" w:rsidDel="00000000" w:rsidP="00000000" w:rsidRDefault="00000000" w:rsidRPr="00000000" w14:paraId="0000004C">
      <w:pPr>
        <w:numPr>
          <w:ilvl w:val="0"/>
          <w:numId w:val="5"/>
        </w:numPr>
        <w:spacing w:line="240" w:lineRule="auto"/>
        <w:ind w:left="720" w:hanging="360"/>
        <w:rPr>
          <w:sz w:val="22"/>
          <w:szCs w:val="22"/>
          <w:u w:val="none"/>
        </w:rPr>
      </w:pPr>
      <w:r w:rsidDel="00000000" w:rsidR="00000000" w:rsidRPr="00000000">
        <w:rPr>
          <w:sz w:val="22"/>
          <w:szCs w:val="22"/>
          <w:u w:val="none"/>
          <w:rtl w:val="0"/>
        </w:rPr>
        <w:t xml:space="preserve">A cell tower location dictionary, that specifies the lat/long coordinates of every tower</w:t>
      </w:r>
    </w:p>
    <w:p w:rsidR="00000000" w:rsidDel="00000000" w:rsidP="00000000" w:rsidRDefault="00000000" w:rsidRPr="00000000" w14:paraId="0000004D">
      <w:pPr>
        <w:spacing w:line="240" w:lineRule="auto"/>
        <w:ind w:left="0" w:firstLine="0"/>
        <w:rPr>
          <w:sz w:val="22"/>
          <w:szCs w:val="22"/>
          <w:u w:val="none"/>
        </w:rPr>
      </w:pPr>
      <w:r w:rsidDel="00000000" w:rsidR="00000000" w:rsidRPr="00000000">
        <w:rPr>
          <w:rtl w:val="0"/>
        </w:rPr>
      </w:r>
    </w:p>
    <w:p w:rsidR="00000000" w:rsidDel="00000000" w:rsidP="00000000" w:rsidRDefault="00000000" w:rsidRPr="00000000" w14:paraId="0000004E">
      <w:pPr>
        <w:spacing w:line="240" w:lineRule="auto"/>
        <w:ind w:left="1080" w:firstLine="0"/>
        <w:rPr>
          <w:sz w:val="22"/>
          <w:szCs w:val="22"/>
          <w:u w:val="none"/>
        </w:rPr>
      </w:pPr>
      <w:r w:rsidDel="00000000" w:rsidR="00000000" w:rsidRPr="00000000">
        <w:rPr>
          <w:rtl w:val="0"/>
        </w:rPr>
      </w:r>
    </w:p>
    <w:p w:rsidR="00000000" w:rsidDel="00000000" w:rsidP="00000000" w:rsidRDefault="00000000" w:rsidRPr="00000000" w14:paraId="0000004F">
      <w:pPr>
        <w:spacing w:line="240" w:lineRule="auto"/>
        <w:ind w:left="1080" w:firstLine="0"/>
        <w:rPr>
          <w:sz w:val="22"/>
          <w:szCs w:val="22"/>
          <w:u w:val="none"/>
        </w:rPr>
      </w:pPr>
      <w:r w:rsidDel="00000000" w:rsidR="00000000" w:rsidRPr="00000000">
        <w:rPr>
          <w:rtl w:val="0"/>
        </w:rPr>
      </w:r>
    </w:p>
    <w:p w:rsidR="00000000" w:rsidDel="00000000" w:rsidP="00000000" w:rsidRDefault="00000000" w:rsidRPr="00000000" w14:paraId="00000050">
      <w:pPr>
        <w:spacing w:line="240" w:lineRule="auto"/>
        <w:rPr>
          <w:sz w:val="22"/>
          <w:szCs w:val="22"/>
          <w:u w:val="none"/>
        </w:rPr>
      </w:pPr>
      <w:r w:rsidDel="00000000" w:rsidR="00000000" w:rsidRPr="00000000">
        <w:rPr>
          <w:rtl w:val="0"/>
        </w:rPr>
      </w:r>
    </w:p>
    <w:p w:rsidR="00000000" w:rsidDel="00000000" w:rsidP="00000000" w:rsidRDefault="00000000" w:rsidRPr="00000000" w14:paraId="00000051">
      <w:pPr>
        <w:shd w:fill="ffffff" w:val="clear"/>
        <w:spacing w:line="240" w:lineRule="auto"/>
        <w:rPr>
          <w:color w:val="222222"/>
          <w:sz w:val="22"/>
          <w:szCs w:val="22"/>
          <w:u w:val="none"/>
        </w:rPr>
      </w:pPr>
      <w:r w:rsidDel="00000000" w:rsidR="00000000" w:rsidRPr="00000000">
        <w:rPr>
          <w:rtl w:val="0"/>
        </w:rPr>
      </w:r>
    </w:p>
    <w:p w:rsidR="00000000" w:rsidDel="00000000" w:rsidP="00000000" w:rsidRDefault="00000000" w:rsidRPr="00000000" w14:paraId="00000052">
      <w:pPr>
        <w:spacing w:line="240" w:lineRule="auto"/>
        <w:rPr>
          <w:sz w:val="22"/>
          <w:szCs w:val="22"/>
          <w:u w:val="none"/>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line="240" w:lineRule="auto"/>
        <w:jc w:val="center"/>
        <w:rPr>
          <w:sz w:val="22"/>
          <w:szCs w:val="22"/>
        </w:rPr>
      </w:pPr>
      <w:r w:rsidDel="00000000" w:rsidR="00000000" w:rsidRPr="00000000">
        <w:rPr>
          <w:sz w:val="22"/>
          <w:szCs w:val="22"/>
          <w:rtl w:val="0"/>
        </w:rPr>
        <w:t xml:space="preserve">Exhibit B: Description of Research</w:t>
      </w:r>
      <w:r w:rsidDel="00000000" w:rsidR="00000000" w:rsidRPr="00000000">
        <w:rPr>
          <w:rtl w:val="0"/>
        </w:rPr>
      </w:r>
    </w:p>
    <w:p w:rsidR="00000000" w:rsidDel="00000000" w:rsidP="00000000" w:rsidRDefault="00000000" w:rsidRPr="00000000" w14:paraId="00000054">
      <w:pPr>
        <w:spacing w:line="240" w:lineRule="auto"/>
        <w:jc w:val="center"/>
        <w:rPr>
          <w:sz w:val="22"/>
          <w:szCs w:val="22"/>
          <w:u w:val="none"/>
        </w:rPr>
      </w:pPr>
      <w:r w:rsidDel="00000000" w:rsidR="00000000" w:rsidRPr="00000000">
        <w:rPr>
          <w:sz w:val="22"/>
          <w:szCs w:val="22"/>
          <w:u w:val="none"/>
          <w:rtl w:val="0"/>
        </w:rPr>
        <w:t xml:space="preserve"> </w:t>
      </w:r>
    </w:p>
    <w:p w:rsidR="00000000" w:rsidDel="00000000" w:rsidP="00000000" w:rsidRDefault="00000000" w:rsidRPr="00000000" w14:paraId="00000055">
      <w:pPr>
        <w:spacing w:line="240" w:lineRule="auto"/>
        <w:jc w:val="both"/>
        <w:rPr>
          <w:i w:val="1"/>
          <w:iCs w:val="1"/>
          <w:sz w:val="22"/>
          <w:szCs w:val="22"/>
          <w:u w:val="none"/>
        </w:rPr>
      </w:pPr>
      <w:r w:rsidDel="00000000" w:rsidR="00000000" w:rsidRPr="00000000">
        <w:rPr>
          <w:i w:val="1"/>
          <w:iCs w:val="1"/>
          <w:sz w:val="22"/>
          <w:szCs w:val="22"/>
          <w:u w:val="none"/>
          <w:rtl w:val="0"/>
        </w:rPr>
        <w:t xml:space="preserve">Proposed Research and Intended Results</w:t>
      </w:r>
    </w:p>
    <w:p w:rsidR="00000000" w:rsidDel="00000000" w:rsidP="00000000" w:rsidRDefault="00000000" w:rsidRPr="00000000" w14:paraId="00000056">
      <w:pPr>
        <w:spacing w:line="240" w:lineRule="auto"/>
        <w:jc w:val="both"/>
        <w:rPr>
          <w:sz w:val="22"/>
          <w:szCs w:val="22"/>
          <w:u w:val="none"/>
        </w:rPr>
      </w:pPr>
      <w:r w:rsidDel="00000000" w:rsidR="00000000" w:rsidRPr="00000000">
        <w:rPr>
          <w:sz w:val="22"/>
          <w:szCs w:val="22"/>
          <w:u w:val="none"/>
          <w:rtl w:val="0"/>
        </w:rPr>
        <w:t xml:space="preserve">The data will be used by UC Berkeley for a research project to understand the scale, geography, and economic impact of displacement in Venezuela in the aftermath of the earthquakes occurring on June 24, 2026. </w:t>
      </w:r>
      <w:r w:rsidDel="00000000" w:rsidR="00000000" w:rsidRPr="00000000">
        <w:rPr>
          <w:color w:val="222222"/>
          <w:sz w:val="22"/>
          <w:szCs w:val="22"/>
          <w:u w:val="none"/>
          <w:rtl w:val="0"/>
        </w:rPr>
        <w:t xml:space="preserve">This research will be implemented in partnership with Venezuelan mobile network operators (MNOs), in support of the </w:t>
      </w:r>
      <w:del w:id="9507" w:author="Claude (drafting assist)" w:date="2026-08-28T00:00:00Z">
        <w:r w:rsidDel="00000000" w:rsidR="00000000" w:rsidRPr="00000000">
          <w:rPr>
            <w:color w:val="222222"/>
            <w:sz w:val="22"/>
            <w:szCs w:val="22"/>
            <w:u w:val="none"/>
            <w:rtl w:val="0"/>
          </w:rPr>
          <w:delText xml:space="preserve">International Crisis Group</w:delText>
        </w:r>
      </w:del>
      <w:ins w:id="9508" w:author="Claude (drafting assist)" w:date="2026-08-28T00:00:00Z">
        <w:r w:rsidDel="00000000" w:rsidR="00000000" w:rsidRPr="00000000">
          <w:rPr>
            <w:color w:val="222222"/>
            <w:sz w:val="22"/>
            <w:szCs w:val="22"/>
            <w:u w:val="none"/>
            <w:rtl w:val="0"/>
          </w:rPr>
          <w:t xml:space="preserve">International Rescue Committee</w:t>
        </w:r>
      </w:ins>
      <w:r w:rsidDel="00000000" w:rsidR="00000000" w:rsidRPr="00000000">
        <w:rPr>
          <w:color w:val="222222"/>
          <w:sz w:val="22"/>
          <w:szCs w:val="22"/>
          <w:u w:val="none"/>
          <w:rtl w:val="0"/>
        </w:rPr>
        <w:t xml:space="preserve"> and other organizations doing humanitarian work in Venezuela.</w:t>
      </w:r>
      <w:del w:id="9509" w:author="Claude (drafting assist)" w:date="2026-08-28T00:00:00Z">
        <w:r w:rsidDel="00000000" w:rsidR="00000000" w:rsidRPr="00000000">
          <w:rPr>
            <w:color w:val="222222"/>
            <w:sz w:val="22"/>
            <w:szCs w:val="22"/>
            <w:u w:val="none"/>
            <w:rtl w:val="0"/>
          </w:rPr>
          <w:delText xml:space="preserve"> .</w:delText>
        </w:r>
      </w:del>
      <w:r w:rsidDel="00000000" w:rsidR="00000000" w:rsidRPr="00000000">
        <w:rPr>
          <w:color w:val="222222"/>
          <w:sz w:val="22"/>
          <w:szCs w:val="22"/>
          <w:u w:val="none"/>
          <w:rtl w:val="0"/>
        </w:rPr>
        <w:t xml:space="preserve"> </w:t>
      </w:r>
      <w:r w:rsidDel="00000000" w:rsidR="00000000" w:rsidRPr="00000000">
        <w:rPr>
          <w:sz w:val="22"/>
          <w:szCs w:val="22"/>
          <w:u w:val="none"/>
          <w:rtl w:val="0"/>
        </w:rPr>
        <w:t xml:space="preserve">Analyzing CDR</w:t>
      </w:r>
      <w:r w:rsidDel="00000000" w:rsidR="00000000" w:rsidRPr="00000000">
        <w:rPr>
          <w:sz w:val="22"/>
          <w:szCs w:val="22"/>
          <w:u w:val="none"/>
          <w:rtl w:val="0"/>
        </w:rPr>
        <w:t xml:space="preserve"> location data can provide better estimates of internal (and out-of-country) migration after the earthquake, so that humanitarian actors can better plan their medical, WASH, and protection services to where the need is greatest. Humanitarian agencies have had difficulty predicting where they need to urgently allocate resources, and this will become more difficult as people resettle.</w:t>
      </w:r>
      <w:r w:rsidDel="00000000" w:rsidR="00000000" w:rsidRPr="00000000">
        <w:rPr>
          <w:rtl w:val="0"/>
        </w:rPr>
      </w:r>
    </w:p>
    <w:p w:rsidR="00000000" w:rsidDel="00000000" w:rsidP="00000000" w:rsidRDefault="00000000" w:rsidRPr="00000000" w14:paraId="00000057">
      <w:pPr>
        <w:spacing w:line="240" w:lineRule="auto"/>
        <w:jc w:val="both"/>
        <w:rPr>
          <w:sz w:val="22"/>
          <w:szCs w:val="22"/>
          <w:u w:val="none"/>
        </w:rPr>
      </w:pPr>
      <w:r w:rsidDel="00000000" w:rsidR="00000000" w:rsidRPr="00000000">
        <w:rPr>
          <w:rtl w:val="0"/>
        </w:rPr>
      </w:r>
    </w:p>
    <w:p w:rsidR="00000000" w:rsidDel="00000000" w:rsidP="00000000" w:rsidRDefault="00000000" w:rsidRPr="00000000" w14:paraId="00000058">
      <w:pPr>
        <w:spacing w:line="240" w:lineRule="auto"/>
        <w:jc w:val="both"/>
        <w:rPr>
          <w:color w:val="222222"/>
          <w:sz w:val="22"/>
          <w:szCs w:val="22"/>
          <w:u w:val="none"/>
        </w:rPr>
      </w:pPr>
      <w:r w:rsidDel="00000000" w:rsidR="00000000" w:rsidRPr="00000000">
        <w:rPr>
          <w:i w:val="1"/>
          <w:iCs w:val="1"/>
          <w:sz w:val="22"/>
          <w:szCs w:val="22"/>
          <w:u w:val="none"/>
          <w:rtl w:val="0"/>
        </w:rPr>
        <w:t xml:space="preserve">Data Management </w:t>
      </w:r>
      <w:r w:rsidDel="00000000" w:rsidR="00000000" w:rsidRPr="00000000">
        <w:rPr>
          <w:rtl w:val="0"/>
        </w:rPr>
      </w:r>
    </w:p>
    <w:p w:rsidR="00000000" w:rsidDel="00000000" w:rsidP="00000000" w:rsidRDefault="00000000" w:rsidRPr="00000000" w14:paraId="00000059">
      <w:pPr>
        <w:shd w:fill="ffffff" w:val="clear"/>
        <w:spacing w:line="240" w:lineRule="auto"/>
        <w:rPr>
          <w:color w:val="222222"/>
          <w:sz w:val="22"/>
          <w:szCs w:val="22"/>
          <w:u w:val="none"/>
        </w:rPr>
      </w:pPr>
      <w:r w:rsidDel="00000000" w:rsidR="00000000" w:rsidRPr="00000000">
        <w:rPr>
          <w:color w:val="222222"/>
          <w:sz w:val="22"/>
          <w:szCs w:val="22"/>
          <w:u w:val="none"/>
          <w:rtl w:val="0"/>
        </w:rPr>
        <w:t xml:space="preserve">This research will follow a standard data management process across MNO partners. Specifically the implementation of this research will include the following steps:</w:t>
      </w:r>
    </w:p>
    <w:p w:rsidR="00000000" w:rsidDel="00000000" w:rsidP="00000000" w:rsidRDefault="00000000" w:rsidRPr="00000000" w14:paraId="0000005A">
      <w:pPr>
        <w:numPr>
          <w:ilvl w:val="0"/>
          <w:numId w:val="1"/>
        </w:numPr>
        <w:shd w:fill="ffffff" w:val="clear"/>
        <w:spacing w:line="240" w:lineRule="auto"/>
        <w:ind w:left="720" w:hanging="360"/>
        <w:rPr>
          <w:color w:val="222222"/>
          <w:sz w:val="22"/>
          <w:szCs w:val="22"/>
        </w:rPr>
      </w:pPr>
      <w:r w:rsidDel="00000000" w:rsidR="00000000" w:rsidRPr="00000000">
        <w:rPr>
          <w:i w:val="1"/>
          <w:iCs w:val="1"/>
          <w:color w:val="222222"/>
          <w:sz w:val="22"/>
          <w:szCs w:val="22"/>
          <w:u w:val="none"/>
          <w:rtl w:val="0"/>
        </w:rPr>
        <w:t xml:space="preserve">MNO partners hash PII on premises: </w:t>
      </w:r>
      <w:r w:rsidDel="00000000" w:rsidR="00000000" w:rsidRPr="00000000">
        <w:rPr>
          <w:color w:val="222222"/>
          <w:sz w:val="22"/>
          <w:szCs w:val="22"/>
          <w:u w:val="none"/>
          <w:rtl w:val="0"/>
        </w:rPr>
        <w:t xml:space="preserve"> Prior to transfer to the Recipient, the MNO shall apply a one-way cryptographic hash function to all direct identifiers contained in the Data, including but not limited to </w:t>
      </w:r>
      <w:r w:rsidDel="00000000" w:rsidR="00000000" w:rsidRPr="00000000">
        <w:rPr>
          <w:color w:val="222222"/>
          <w:sz w:val="22"/>
          <w:szCs w:val="22"/>
          <w:u w:val="none"/>
          <w:rtl w:val="0"/>
        </w:rPr>
        <w:t xml:space="preserve">c</w:t>
      </w:r>
      <w:r w:rsidDel="00000000" w:rsidR="00000000" w:rsidRPr="00000000">
        <w:rPr>
          <w:color w:val="222222"/>
          <w:sz w:val="22"/>
          <w:szCs w:val="22"/>
          <w:u w:val="none"/>
          <w:rtl w:val="0"/>
        </w:rPr>
        <w:t xml:space="preserve">édula,</w:t>
      </w:r>
      <w:r w:rsidDel="00000000" w:rsidR="00000000" w:rsidRPr="00000000">
        <w:rPr>
          <w:color w:val="222222"/>
          <w:sz w:val="22"/>
          <w:szCs w:val="22"/>
          <w:u w:val="none"/>
          <w:rtl w:val="0"/>
        </w:rPr>
        <w:t xml:space="preserve"> MSISDN and IMEI </w:t>
      </w:r>
      <w:r w:rsidDel="00000000" w:rsidR="00000000" w:rsidRPr="00000000">
        <w:rPr>
          <w:color w:val="222222"/>
          <w:sz w:val="22"/>
          <w:szCs w:val="22"/>
          <w:u w:val="none"/>
          <w:rtl w:val="0"/>
        </w:rPr>
        <w:t xml:space="preserve">values. Hashing shall be performed using HMAC-SHA256 or an equivalent keyed cryptographic hash function approved in writing by both Parties. All PII must be hashed prior to data transfer.</w:t>
      </w:r>
    </w:p>
    <w:p w:rsidR="00000000" w:rsidDel="00000000" w:rsidP="00000000" w:rsidRDefault="00000000" w:rsidRPr="00000000" w14:paraId="0000005B">
      <w:pPr>
        <w:numPr>
          <w:ilvl w:val="0"/>
          <w:numId w:val="1"/>
        </w:numPr>
        <w:shd w:fill="ffffff" w:val="clear"/>
        <w:spacing w:line="240" w:lineRule="auto"/>
        <w:ind w:left="720" w:hanging="360"/>
        <w:rPr>
          <w:color w:val="222222"/>
          <w:sz w:val="22"/>
          <w:szCs w:val="22"/>
        </w:rPr>
      </w:pPr>
      <w:r w:rsidDel="00000000" w:rsidR="00000000" w:rsidRPr="00000000">
        <w:rPr>
          <w:i w:val="1"/>
          <w:iCs w:val="1"/>
          <w:color w:val="222222"/>
          <w:sz w:val="22"/>
          <w:szCs w:val="22"/>
          <w:u w:val="none"/>
          <w:rtl w:val="0"/>
        </w:rPr>
        <w:t xml:space="preserve">Data transfer:  </w:t>
      </w:r>
      <w:r w:rsidDel="00000000" w:rsidR="00000000" w:rsidRPr="00000000">
        <w:rPr>
          <w:color w:val="222222"/>
          <w:sz w:val="22"/>
          <w:szCs w:val="22"/>
          <w:u w:val="none"/>
          <w:rtl w:val="0"/>
        </w:rPr>
        <w:t xml:space="preserve">Data shall be transferred using an encrypted channel providing, at minimum, TLS 1.2 (TLS 1.3 preferred) or SFTP with public-key authentication. Transfer via unencrypted email, consumer file-sharing services, or physical removable media is prohibited absent prior written approval from both Parties.</w:t>
      </w:r>
    </w:p>
    <w:p w:rsidR="00000000" w:rsidDel="00000000" w:rsidP="00000000" w:rsidRDefault="00000000" w:rsidRPr="00000000" w14:paraId="0000005C">
      <w:pPr>
        <w:numPr>
          <w:ilvl w:val="0"/>
          <w:numId w:val="1"/>
        </w:numPr>
        <w:shd w:fill="ffffff" w:val="clear"/>
        <w:spacing w:line="240" w:lineRule="auto"/>
        <w:ind w:left="720" w:hanging="360"/>
        <w:rPr>
          <w:color w:val="222222"/>
          <w:sz w:val="22"/>
          <w:szCs w:val="22"/>
        </w:rPr>
      </w:pPr>
      <w:r w:rsidDel="00000000" w:rsidR="00000000" w:rsidRPr="00000000">
        <w:rPr>
          <w:i w:val="1"/>
          <w:iCs w:val="1"/>
          <w:color w:val="222222"/>
          <w:sz w:val="22"/>
          <w:szCs w:val="22"/>
          <w:u w:val="none"/>
          <w:rtl w:val="0"/>
        </w:rPr>
        <w:t xml:space="preserve">Encryption at Rest.</w:t>
      </w:r>
      <w:r w:rsidDel="00000000" w:rsidR="00000000" w:rsidRPr="00000000">
        <w:rPr>
          <w:color w:val="222222"/>
          <w:sz w:val="22"/>
          <w:szCs w:val="22"/>
          <w:u w:val="none"/>
          <w:rtl w:val="0"/>
        </w:rPr>
        <w:t xml:space="preserve"> Data shall be encrypted at rest at all times using AES-256 or an equivalent standard, both during any transient staging prior to transfer and within the </w:t>
      </w:r>
      <w:r w:rsidDel="00000000" w:rsidR="00000000" w:rsidRPr="00000000">
        <w:rPr>
          <w:color w:val="222222"/>
          <w:sz w:val="22"/>
          <w:szCs w:val="22"/>
          <w:u w:val="none"/>
          <w:rtl w:val="0"/>
        </w:rPr>
        <w:t xml:space="preserve">Recipient's storage environment.</w:t>
      </w:r>
      <w:r w:rsidDel="00000000" w:rsidR="00000000" w:rsidRPr="00000000">
        <w:rPr>
          <w:rtl w:val="0"/>
        </w:rPr>
      </w:r>
    </w:p>
    <w:p w:rsidR="00000000" w:rsidDel="00000000" w:rsidP="00000000" w:rsidRDefault="00000000" w:rsidRPr="00000000" w14:paraId="0000005D">
      <w:pPr>
        <w:spacing w:line="240" w:lineRule="auto"/>
        <w:jc w:val="both"/>
        <w:rPr>
          <w:sz w:val="22"/>
          <w:szCs w:val="22"/>
          <w:u w:val="none"/>
        </w:rPr>
      </w:pPr>
      <w:r w:rsidDel="00000000" w:rsidR="00000000" w:rsidRPr="00000000">
        <w:rPr>
          <w:rtl w:val="0"/>
        </w:rPr>
      </w:r>
    </w:p>
    <w:p w:rsidR="00000000" w:rsidDel="00000000" w:rsidP="00000000" w:rsidRDefault="00000000" w:rsidRPr="00000000" w14:paraId="0000005E">
      <w:pPr>
        <w:spacing w:line="240" w:lineRule="auto"/>
        <w:jc w:val="both"/>
        <w:rPr>
          <w:i w:val="1"/>
          <w:iCs w:val="1"/>
          <w:sz w:val="22"/>
          <w:szCs w:val="22"/>
          <w:u w:val="none"/>
        </w:rPr>
      </w:pPr>
      <w:r w:rsidDel="00000000" w:rsidR="00000000" w:rsidRPr="00000000">
        <w:rPr>
          <w:i w:val="1"/>
          <w:iCs w:val="1"/>
          <w:sz w:val="22"/>
          <w:szCs w:val="22"/>
          <w:u w:val="none"/>
          <w:rtl w:val="0"/>
        </w:rPr>
        <w:t xml:space="preserve">De-identified Data about Human Subjects</w:t>
      </w:r>
    </w:p>
    <w:p w:rsidR="00000000" w:rsidDel="00000000" w:rsidP="00000000" w:rsidRDefault="00000000" w:rsidRPr="00000000" w14:paraId="0000005F">
      <w:pPr>
        <w:numPr>
          <w:ilvl w:val="0"/>
          <w:numId w:val="6"/>
        </w:numPr>
        <w:spacing w:line="240" w:lineRule="auto"/>
        <w:ind w:left="720" w:hanging="360"/>
        <w:rPr>
          <w:sz w:val="22"/>
          <w:szCs w:val="22"/>
        </w:rPr>
      </w:pPr>
      <w:commentRangeStart w:id="10"/>
      <w:r w:rsidDel="00000000" w:rsidR="00000000" w:rsidRPr="00000000">
        <w:rPr>
          <w:sz w:val="22"/>
          <w:szCs w:val="22"/>
          <w:u w:val="none"/>
          <w:rtl w:val="0"/>
        </w:rPr>
        <w:t xml:space="preserve">The Data will not include personally identifiable information as defined in NIST Special Publication 800-122. If the Data being provided is coded, the Provider will not release, and the Recipient will not request, the key to the code.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60">
      <w:pPr>
        <w:numPr>
          <w:ilvl w:val="0"/>
          <w:numId w:val="6"/>
        </w:numPr>
        <w:spacing w:line="240" w:lineRule="auto"/>
        <w:ind w:left="720" w:hanging="360"/>
        <w:rPr>
          <w:sz w:val="22"/>
          <w:szCs w:val="22"/>
        </w:rPr>
      </w:pPr>
      <w:r w:rsidDel="00000000" w:rsidR="00000000" w:rsidRPr="00000000">
        <w:rPr>
          <w:sz w:val="22"/>
          <w:szCs w:val="22"/>
          <w:u w:val="none"/>
          <w:rtl w:val="0"/>
        </w:rPr>
        <w:t xml:space="preserve">Recipient will not attempt to unencrypt or otherwise re-identify any encrypted person-level data. Recipient will not use the Data, either alone or in concert with any other information, to make any effort to identify or contact individuals who are or may be the sources of Data. </w:t>
      </w:r>
      <w:r w:rsidDel="00000000" w:rsidR="00000000" w:rsidRPr="00000000">
        <w:rPr>
          <w:rtl w:val="0"/>
        </w:rPr>
      </w:r>
    </w:p>
    <w:p w:rsidR="00000000" w:rsidDel="00000000" w:rsidP="00000000" w:rsidRDefault="00000000" w:rsidRPr="00000000" w14:paraId="00000061">
      <w:pPr>
        <w:numPr>
          <w:ilvl w:val="0"/>
          <w:numId w:val="6"/>
        </w:numPr>
        <w:spacing w:line="240" w:lineRule="auto"/>
        <w:ind w:left="720" w:hanging="360"/>
        <w:rPr>
          <w:sz w:val="22"/>
          <w:szCs w:val="22"/>
        </w:rPr>
      </w:pPr>
      <w:r w:rsidDel="00000000" w:rsidR="00000000" w:rsidRPr="00000000">
        <w:rPr>
          <w:sz w:val="22"/>
          <w:szCs w:val="22"/>
          <w:u w:val="none"/>
          <w:rtl w:val="0"/>
        </w:rPr>
        <w:t xml:space="preserve">Should Recipient inadvertently receive identifiable information or otherwise identify a subject, Recipient shall promptly notify Provider and follow Provider’s reasonable written instructions, which may include return or destruction of the identifiable information.</w:t>
      </w:r>
      <w:r w:rsidDel="00000000" w:rsidR="00000000" w:rsidRPr="00000000">
        <w:rPr>
          <w:rtl w:val="0"/>
        </w:rPr>
      </w:r>
    </w:p>
    <w:p w:rsidR="00000000" w:rsidDel="00000000" w:rsidP="00000000" w:rsidRDefault="00000000" w:rsidRPr="00000000" w14:paraId="00000062">
      <w:pPr>
        <w:numPr>
          <w:ilvl w:val="0"/>
          <w:numId w:val="6"/>
        </w:numPr>
        <w:spacing w:line="240" w:lineRule="auto"/>
        <w:ind w:left="720" w:hanging="360"/>
        <w:rPr>
          <w:sz w:val="22"/>
          <w:szCs w:val="22"/>
        </w:rPr>
      </w:pPr>
      <w:r w:rsidDel="00000000" w:rsidR="00000000" w:rsidRPr="00000000">
        <w:rPr>
          <w:sz w:val="22"/>
          <w:szCs w:val="22"/>
          <w:u w:val="none"/>
          <w:rtl w:val="0"/>
        </w:rPr>
        <w:t xml:space="preserve">By signing this Agreement, Recipient provides assurance that relevant institutional policies and applicable federal, state, or local laws and regulations (if any) have been followed</w:t>
      </w:r>
      <w:r w:rsidDel="00000000" w:rsidR="00000000" w:rsidRPr="00000000">
        <w:rPr>
          <w:rtl w:val="0"/>
        </w:rPr>
      </w:r>
    </w:p>
    <w:p w:rsidR="00000000" w:rsidDel="00000000" w:rsidP="00000000" w:rsidRDefault="00000000" w:rsidRPr="00000000" w14:paraId="00000063">
      <w:pPr>
        <w:spacing w:line="240" w:lineRule="auto"/>
        <w:jc w:val="both"/>
        <w:rPr>
          <w:i w:val="1"/>
          <w:iCs w:val="1"/>
          <w:sz w:val="22"/>
          <w:szCs w:val="22"/>
          <w:u w:val="none"/>
        </w:rPr>
      </w:pPr>
      <w:r w:rsidDel="00000000" w:rsidR="00000000" w:rsidRPr="00000000">
        <w:rPr>
          <w:rtl w:val="0"/>
        </w:rPr>
      </w:r>
    </w:p>
    <w:p w:rsidR="00000000" w:rsidDel="00000000" w:rsidP="00000000" w:rsidRDefault="00000000" w:rsidRPr="00000000" w14:paraId="00000064">
      <w:pPr>
        <w:spacing w:line="240" w:lineRule="auto"/>
        <w:jc w:val="both"/>
        <w:rPr>
          <w:i w:val="1"/>
          <w:iCs w:val="1"/>
          <w:sz w:val="22"/>
          <w:szCs w:val="22"/>
          <w:u w:val="none"/>
        </w:rPr>
      </w:pPr>
      <w:r w:rsidDel="00000000" w:rsidR="00000000" w:rsidRPr="00000000">
        <w:rPr>
          <w:i w:val="1"/>
          <w:iCs w:val="1"/>
          <w:sz w:val="22"/>
          <w:szCs w:val="22"/>
          <w:u w:val="none"/>
          <w:rtl w:val="0"/>
        </w:rPr>
        <w:t xml:space="preserve">IRB review</w:t>
      </w:r>
    </w:p>
    <w:p w:rsidR="00000000" w:rsidDel="00000000" w:rsidP="00000000" w:rsidRDefault="00000000" w:rsidRPr="00000000" w14:paraId="00000065">
      <w:pPr>
        <w:shd w:fill="ffffff" w:val="clear"/>
        <w:spacing w:line="240" w:lineRule="auto"/>
        <w:rPr>
          <w:sz w:val="22"/>
          <w:szCs w:val="22"/>
          <w:u w:val="none"/>
        </w:rPr>
      </w:pPr>
      <w:r w:rsidDel="00000000" w:rsidR="00000000" w:rsidRPr="00000000">
        <w:rPr>
          <w:sz w:val="22"/>
          <w:szCs w:val="22"/>
          <w:u w:val="none"/>
          <w:rtl w:val="0"/>
        </w:rPr>
        <w:t xml:space="preserve">This Research does not meet the threshold definition of “human subjects” research set forth in Federal Regulations at 45 CFR 46.102(f).  The Office for Human Research Protections of the Department of Health and Human Services does not consider research involving only coded private information or specimens to involve human subjects if the following conditions are both met:</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private information or specimens were not collected specifically for the currently proposed research project through an interaction or intervention with living individuals; and,</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investigator(s) cannot readily ascertain the identity of the individual(s) to whom the coded private information or specimens pertain.</w:t>
      </w:r>
    </w:p>
    <w:p w:rsidR="00000000" w:rsidDel="00000000" w:rsidP="00000000" w:rsidRDefault="00000000" w:rsidRPr="00000000" w14:paraId="00000068">
      <w:pPr>
        <w:spacing w:line="240" w:lineRule="auto"/>
        <w:rPr>
          <w:sz w:val="22"/>
          <w:szCs w:val="22"/>
          <w:u w:val="none"/>
        </w:rPr>
      </w:pPr>
      <w:r w:rsidDel="00000000" w:rsidR="00000000" w:rsidRPr="00000000">
        <w:rPr>
          <w:rtl w:val="0"/>
        </w:rPr>
      </w:r>
    </w:p>
    <w:p w:rsidR="00000000" w:rsidDel="00000000" w:rsidP="00000000" w:rsidRDefault="00000000" w:rsidRPr="00000000" w14:paraId="00000069">
      <w:pPr>
        <w:shd w:fill="ffffff" w:val="clear"/>
        <w:spacing w:line="240" w:lineRule="auto"/>
        <w:rPr>
          <w:sz w:val="22"/>
          <w:szCs w:val="22"/>
          <w:u w:val="none"/>
        </w:rPr>
      </w:pPr>
      <w:r w:rsidDel="00000000" w:rsidR="00000000" w:rsidRPr="00000000">
        <w:rPr>
          <w:sz w:val="22"/>
          <w:szCs w:val="22"/>
          <w:u w:val="none"/>
          <w:rtl w:val="0"/>
        </w:rPr>
        <w:t xml:space="preserve">Accordingly, this Research does not fall within the scope of UC Berkeley’s Office for Protection of Human Subjects Committee’s responsibilities, and Research activities may proceed without further approval from this office.  If, however, the parameters of this Research should change to include human subjects research, Investigator will submit a protocol for review and approval. </w:t>
      </w:r>
    </w:p>
    <w:p w:rsidR="00000000" w:rsidDel="00000000" w:rsidP="00000000" w:rsidRDefault="00000000" w:rsidRPr="00000000" w14:paraId="0000006A">
      <w:pPr>
        <w:spacing w:line="240" w:lineRule="auto"/>
        <w:jc w:val="both"/>
        <w:rPr>
          <w:sz w:val="22"/>
          <w:szCs w:val="22"/>
          <w:u w:val="none"/>
        </w:rPr>
      </w:pPr>
      <w:r w:rsidDel="00000000" w:rsidR="00000000" w:rsidRPr="00000000">
        <w:rPr>
          <w:rtl w:val="0"/>
        </w:rPr>
      </w:r>
    </w:p>
    <w:p w:rsidR="00000000" w:rsidDel="00000000" w:rsidP="00000000" w:rsidRDefault="00000000" w:rsidRPr="00000000" w14:paraId="0000006B">
      <w:pPr>
        <w:spacing w:line="240" w:lineRule="auto"/>
        <w:jc w:val="both"/>
        <w:rPr>
          <w:i w:val="1"/>
          <w:iCs w:val="1"/>
          <w:sz w:val="22"/>
          <w:szCs w:val="22"/>
          <w:u w:val="none"/>
        </w:rPr>
      </w:pPr>
      <w:r w:rsidDel="00000000" w:rsidR="00000000" w:rsidRPr="00000000">
        <w:rPr>
          <w:i w:val="1"/>
          <w:iCs w:val="1"/>
          <w:sz w:val="22"/>
          <w:szCs w:val="22"/>
          <w:u w:val="none"/>
          <w:rtl w:val="0"/>
        </w:rPr>
        <w:t xml:space="preserve">Authorized Persons</w:t>
      </w:r>
    </w:p>
    <w:p w:rsidR="00000000" w:rsidDel="00000000" w:rsidP="00000000" w:rsidRDefault="00000000" w:rsidRPr="00000000" w14:paraId="0000006C">
      <w:pPr>
        <w:spacing w:line="240" w:lineRule="auto"/>
        <w:jc w:val="both"/>
        <w:rPr>
          <w:sz w:val="22"/>
          <w:szCs w:val="22"/>
          <w:u w:val="none"/>
        </w:rPr>
      </w:pPr>
      <w:r w:rsidDel="00000000" w:rsidR="00000000" w:rsidRPr="00000000">
        <w:rPr>
          <w:sz w:val="22"/>
          <w:szCs w:val="22"/>
          <w:u w:val="none"/>
          <w:rtl w:val="0"/>
        </w:rPr>
        <w:t xml:space="preserve">Only Authorized Persons will have access to any data provided in Exhibit A. Authorized Persons include the following UC Berkeley research personnel:</w:t>
      </w:r>
    </w:p>
    <w:p w:rsidR="00000000" w:rsidDel="00000000" w:rsidP="00000000" w:rsidRDefault="00000000" w:rsidRPr="00000000" w14:paraId="0000006D">
      <w:pPr>
        <w:numPr>
          <w:ilvl w:val="0"/>
          <w:numId w:val="7"/>
        </w:numPr>
        <w:spacing w:line="240" w:lineRule="auto"/>
        <w:ind w:left="720" w:hanging="360"/>
        <w:jc w:val="both"/>
        <w:rPr>
          <w:sz w:val="22"/>
          <w:szCs w:val="22"/>
        </w:rPr>
      </w:pPr>
      <w:r w:rsidDel="00000000" w:rsidR="00000000" w:rsidRPr="00000000">
        <w:rPr>
          <w:sz w:val="22"/>
          <w:szCs w:val="22"/>
          <w:u w:val="none"/>
          <w:rtl w:val="0"/>
        </w:rPr>
        <w:t xml:space="preserve">Joshua Blumenstock, Principal Investigator</w:t>
      </w:r>
      <w:r w:rsidDel="00000000" w:rsidR="00000000" w:rsidRPr="00000000">
        <w:rPr>
          <w:rtl w:val="0"/>
        </w:rPr>
      </w:r>
    </w:p>
    <w:p w:rsidR="00000000" w:rsidDel="00000000" w:rsidP="00000000" w:rsidRDefault="00000000" w:rsidRPr="00000000" w14:paraId="0000006E">
      <w:pPr>
        <w:numPr>
          <w:ilvl w:val="0"/>
          <w:numId w:val="7"/>
        </w:numPr>
        <w:spacing w:line="240" w:lineRule="auto"/>
        <w:ind w:left="720" w:hanging="360"/>
        <w:jc w:val="both"/>
        <w:rPr>
          <w:sz w:val="22"/>
          <w:szCs w:val="22"/>
          <w:u w:val="none"/>
        </w:rPr>
      </w:pPr>
      <w:r w:rsidDel="00000000" w:rsidR="00000000" w:rsidRPr="00000000">
        <w:rPr>
          <w:sz w:val="22"/>
          <w:szCs w:val="22"/>
          <w:u w:val="none"/>
          <w:rtl w:val="0"/>
        </w:rPr>
        <w:t xml:space="preserve">Dorothy Kronick, Principal Investigator </w:t>
      </w:r>
    </w:p>
    <w:p w:rsidR="00000000" w:rsidDel="00000000" w:rsidP="00000000" w:rsidRDefault="00000000" w:rsidRPr="00000000" w14:paraId="0000006F">
      <w:pPr>
        <w:numPr>
          <w:ilvl w:val="0"/>
          <w:numId w:val="7"/>
        </w:numPr>
        <w:spacing w:line="240" w:lineRule="auto"/>
        <w:ind w:left="720" w:hanging="360"/>
        <w:jc w:val="both"/>
        <w:rPr>
          <w:i w:val="1"/>
          <w:iCs w:val="1"/>
          <w:sz w:val="22"/>
          <w:szCs w:val="22"/>
        </w:rPr>
      </w:pPr>
      <w:r w:rsidDel="00000000" w:rsidR="00000000" w:rsidRPr="00000000">
        <w:rPr>
          <w:i w:val="1"/>
          <w:iCs w:val="1"/>
          <w:sz w:val="22"/>
          <w:szCs w:val="22"/>
          <w:u w:val="none"/>
          <w:rtl w:val="0"/>
        </w:rPr>
        <w:t xml:space="preserve">Additional researchers to be determined; pending confirmation</w:t>
      </w:r>
    </w:p>
    <w:p w:rsidR="00000000" w:rsidDel="00000000" w:rsidP="00000000" w:rsidRDefault="00000000" w:rsidRPr="00000000" w14:paraId="00000070">
      <w:pPr>
        <w:spacing w:line="240" w:lineRule="auto"/>
        <w:jc w:val="both"/>
        <w:rPr>
          <w:i w:val="1"/>
          <w:iCs w:val="1"/>
          <w:sz w:val="22"/>
          <w:szCs w:val="22"/>
          <w:u w:val="none"/>
        </w:rPr>
      </w:pPr>
      <w:r w:rsidDel="00000000" w:rsidR="00000000" w:rsidRPr="00000000">
        <w:rPr>
          <w:rtl w:val="0"/>
        </w:rPr>
      </w:r>
    </w:p>
    <w:p w:rsidR="00000000" w:rsidDel="00000000" w:rsidP="00000000" w:rsidRDefault="00000000" w:rsidRPr="00000000" w14:paraId="00000071">
      <w:pPr>
        <w:spacing w:line="240" w:lineRule="auto"/>
        <w:jc w:val="both"/>
        <w:rPr>
          <w:i w:val="1"/>
          <w:iCs w:val="1"/>
          <w:sz w:val="22"/>
          <w:szCs w:val="22"/>
          <w:u w:val="none"/>
        </w:rPr>
      </w:pPr>
      <w:r w:rsidDel="00000000" w:rsidR="00000000" w:rsidRPr="00000000">
        <w:rPr>
          <w:i w:val="1"/>
          <w:iCs w:val="1"/>
          <w:sz w:val="22"/>
          <w:szCs w:val="22"/>
          <w:u w:val="none"/>
          <w:rtl w:val="0"/>
        </w:rPr>
        <w:t xml:space="preserve">Timeline</w:t>
      </w:r>
    </w:p>
    <w:p w:rsidR="00000000" w:rsidDel="00000000" w:rsidP="00000000" w:rsidRDefault="00000000" w:rsidRPr="00000000" w14:paraId="00000072">
      <w:pPr>
        <w:spacing w:line="240" w:lineRule="auto"/>
        <w:jc w:val="both"/>
        <w:rPr>
          <w:sz w:val="22"/>
          <w:szCs w:val="22"/>
          <w:u w:val="none"/>
        </w:rPr>
      </w:pPr>
      <w:r w:rsidDel="00000000" w:rsidR="00000000" w:rsidRPr="00000000">
        <w:rPr>
          <w:sz w:val="22"/>
          <w:szCs w:val="22"/>
          <w:u w:val="none"/>
          <w:rtl w:val="0"/>
        </w:rPr>
        <w:t xml:space="preserve">This research project will start </w:t>
      </w:r>
      <w:del w:id="9503" w:author="Claude (drafting assist)" w:date="2026-08-28T00:00:00Z">
        <w:r w:rsidDel="00000000" w:rsidR="00000000" w:rsidRPr="00000000">
          <w:rPr>
            <w:sz w:val="22"/>
            <w:szCs w:val="22"/>
            <w:u w:val="none"/>
            <w:rtl w:val="0"/>
          </w:rPr>
          <w:delText xml:space="preserve">on September 15, 2026 and will conclude on </w:delText>
        </w:r>
      </w:del>
      <w:ins w:id="9504" w:author="Claude (drafting assist)" w:date="2026-08-28T00:00:00Z">
        <w:r w:rsidDel="00000000" w:rsidR="00000000" w:rsidRPr="00000000">
          <w:rPr>
            <w:sz w:val="22"/>
            <w:szCs w:val="22"/>
            <w:u w:val="none"/>
            <w:rtl w:val="0"/>
          </w:rPr>
          <w:t xml:space="preserve">on the Effective Date and will conclude twenty-four (24) months thereafter</w:t>
        </w:r>
      </w:ins>
      <w:del w:id="9505" w:author="Claude (drafting assist)" w:date="2026-08-28T00:00:00Z">
        <w:r w:rsidDel="00000000" w:rsidR="00000000" w:rsidRPr="00000000">
          <w:rPr>
            <w:sz w:val="22"/>
            <w:szCs w:val="22"/>
            <w:u w:val="none"/>
            <w:rtl w:val="0"/>
          </w:rPr>
          <w:delText xml:space="preserve">September 15, 2027</w:delText>
        </w:r>
      </w:del>
      <w:r w:rsidDel="00000000" w:rsidR="00000000" w:rsidRPr="00000000">
        <w:rPr>
          <w:sz w:val="22"/>
          <w:szCs w:val="22"/>
          <w:u w:val="none"/>
          <w:rtl w:val="0"/>
        </w:rPr>
        <w:t xml:space="preserve">. </w:t>
      </w:r>
    </w:p>
    <w:p w:rsidR="00000000" w:rsidDel="00000000" w:rsidP="00000000" w:rsidRDefault="00000000" w:rsidRPr="00000000" w14:paraId="00000073">
      <w:pPr>
        <w:spacing w:line="240" w:lineRule="auto"/>
        <w:jc w:val="both"/>
        <w:rPr>
          <w:i w:val="1"/>
          <w:iCs w:val="1"/>
          <w:sz w:val="22"/>
          <w:szCs w:val="22"/>
          <w:u w:val="none"/>
        </w:rPr>
      </w:pPr>
      <w:r w:rsidDel="00000000" w:rsidR="00000000" w:rsidRPr="00000000">
        <w:rPr>
          <w:rtl w:val="0"/>
        </w:rPr>
      </w:r>
    </w:p>
    <w:p w:rsidR="00000000" w:rsidDel="00000000" w:rsidP="00000000" w:rsidRDefault="00000000" w:rsidRPr="00000000" w14:paraId="00000074">
      <w:pPr>
        <w:spacing w:line="240" w:lineRule="auto"/>
        <w:jc w:val="both"/>
        <w:rPr>
          <w:i w:val="1"/>
          <w:iCs w:val="1"/>
          <w:sz w:val="22"/>
          <w:szCs w:val="22"/>
          <w:u w:val="none"/>
        </w:rPr>
      </w:pPr>
      <w:r w:rsidDel="00000000" w:rsidR="00000000" w:rsidRPr="00000000">
        <w:rPr>
          <w:i w:val="1"/>
          <w:iCs w:val="1"/>
          <w:sz w:val="22"/>
          <w:szCs w:val="22"/>
          <w:u w:val="none"/>
          <w:rtl w:val="0"/>
        </w:rPr>
        <w:t xml:space="preserve">Research Outputs and Publications</w:t>
      </w:r>
    </w:p>
    <w:p w:rsidR="00000000" w:rsidDel="00000000" w:rsidP="00000000" w:rsidRDefault="00000000" w:rsidRPr="00000000" w14:paraId="00000075">
      <w:pPr>
        <w:spacing w:line="240" w:lineRule="auto"/>
        <w:jc w:val="both"/>
        <w:rPr>
          <w:sz w:val="22"/>
          <w:szCs w:val="22"/>
          <w:u w:val="none"/>
        </w:rPr>
      </w:pPr>
      <w:r w:rsidDel="00000000" w:rsidR="00000000" w:rsidRPr="00000000">
        <w:rPr>
          <w:sz w:val="22"/>
          <w:szCs w:val="22"/>
          <w:u w:val="none"/>
          <w:rtl w:val="0"/>
        </w:rPr>
        <w:t xml:space="preserve">This project will result in the following outputs and publications:</w:t>
      </w:r>
    </w:p>
    <w:p w:rsidR="00000000" w:rsidDel="00000000" w:rsidP="00000000" w:rsidRDefault="00000000" w:rsidRPr="00000000" w14:paraId="00000076">
      <w:pPr>
        <w:numPr>
          <w:ilvl w:val="0"/>
          <w:numId w:val="3"/>
        </w:numPr>
        <w:spacing w:line="240" w:lineRule="auto"/>
        <w:ind w:left="720" w:hanging="360"/>
        <w:jc w:val="both"/>
        <w:rPr>
          <w:sz w:val="22"/>
          <w:szCs w:val="22"/>
        </w:rPr>
      </w:pPr>
      <w:r w:rsidDel="00000000" w:rsidR="00000000" w:rsidRPr="00000000">
        <w:rPr>
          <w:sz w:val="22"/>
          <w:szCs w:val="22"/>
          <w:u w:val="none"/>
          <w:rtl w:val="0"/>
        </w:rPr>
        <w:t xml:space="preserve">A report for the International Rescue Committee and other organizations of the cluster, detailing trends in mobility and displacement over time in the aftermath of the June 24, 2026 earthquake</w:t>
      </w:r>
    </w:p>
    <w:p w:rsidR="00000000" w:rsidDel="00000000" w:rsidP="00000000" w:rsidRDefault="00000000" w:rsidRPr="00000000" w14:paraId="00000077">
      <w:pPr>
        <w:numPr>
          <w:ilvl w:val="0"/>
          <w:numId w:val="3"/>
        </w:numPr>
        <w:spacing w:line="240" w:lineRule="auto"/>
        <w:ind w:left="720" w:hanging="360"/>
        <w:jc w:val="both"/>
        <w:rPr>
          <w:sz w:val="22"/>
          <w:szCs w:val="22"/>
        </w:rPr>
      </w:pPr>
      <w:r w:rsidDel="00000000" w:rsidR="00000000" w:rsidRPr="00000000">
        <w:rPr>
          <w:sz w:val="22"/>
          <w:szCs w:val="22"/>
          <w:u w:val="none"/>
          <w:rtl w:val="0"/>
        </w:rPr>
        <w:t xml:space="preserve">An academic paper</w:t>
      </w:r>
      <w:ins w:author="Dorothy Jane Bridges Kronick" w:id="6" w:date="2026-08-28T17:33:31Z">
        <w:r w:rsidDel="00000000" w:rsidR="00000000" w:rsidRPr="00000000">
          <w:rPr>
            <w:sz w:val="22"/>
            <w:szCs w:val="22"/>
            <w:u w:val="none"/>
            <w:rtl w:val="0"/>
          </w:rPr>
          <w:t xml:space="preserve">, which will refer to “MNO partners” without using any company names or other details that could identify the company,</w:t>
        </w:r>
      </w:ins>
      <w:r w:rsidDel="00000000" w:rsidR="00000000" w:rsidRPr="00000000">
        <w:rPr>
          <w:sz w:val="22"/>
          <w:szCs w:val="22"/>
          <w:u w:val="none"/>
          <w:rtl w:val="0"/>
        </w:rPr>
        <w:t xml:space="preserve"> on the scale and economic impact of displacement following the Venezuelan earthquake publicly available</w:t>
      </w:r>
      <w:r w:rsidDel="00000000" w:rsidR="00000000" w:rsidRPr="00000000">
        <w:rPr>
          <w:sz w:val="22"/>
          <w:szCs w:val="22"/>
          <w:u w:val="none"/>
          <w:rtl w:val="0"/>
        </w:rPr>
        <w:t xml:space="preserve"> on </w:t>
      </w:r>
      <w:hyperlink r:id="rId8">
        <w:r w:rsidDel="00000000" w:rsidR="00000000" w:rsidRPr="00000000">
          <w:rPr>
            <w:color w:val="1155cc"/>
            <w:sz w:val="22"/>
            <w:szCs w:val="22"/>
            <w:rtl w:val="0"/>
          </w:rPr>
          <w:t xml:space="preserve">arXiv</w:t>
        </w:r>
      </w:hyperlink>
      <w:r w:rsidDel="00000000" w:rsidR="00000000" w:rsidRPr="00000000">
        <w:rPr>
          <w:sz w:val="22"/>
          <w:szCs w:val="22"/>
          <w:u w:val="none"/>
          <w:rtl w:val="0"/>
        </w:rPr>
        <w:t xml:space="preserve"> and</w:t>
      </w:r>
      <w:hyperlink r:id="rId9">
        <w:r w:rsidDel="00000000" w:rsidR="00000000" w:rsidRPr="00000000">
          <w:rPr>
            <w:color w:val="1155cc"/>
            <w:sz w:val="22"/>
            <w:szCs w:val="22"/>
            <w:u w:val="none"/>
            <w:rtl w:val="0"/>
          </w:rPr>
          <w:t xml:space="preserve"> </w:t>
        </w:r>
      </w:hyperlink>
      <w:hyperlink r:id="rId10">
        <w:r w:rsidDel="00000000" w:rsidR="00000000" w:rsidRPr="00000000">
          <w:rPr>
            <w:color w:val="1155cc"/>
            <w:sz w:val="22"/>
            <w:szCs w:val="22"/>
            <w:rtl w:val="0"/>
          </w:rPr>
          <w:t xml:space="preserve">CEGA's Working Paper Series</w:t>
        </w:r>
      </w:hyperlink>
      <w:r w:rsidDel="00000000" w:rsidR="00000000" w:rsidRPr="00000000">
        <w:rPr>
          <w:rtl w:val="0"/>
        </w:rPr>
      </w:r>
    </w:p>
    <w:sectPr>
      <w:pgSz w:h="15840" w:w="12240" w:orient="portrait"/>
      <w:pgMar w:bottom="1710" w:top="117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dley Sagara" w:id="1" w:date="2026-08-25T16:48:05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@kronick@berkeley.edu</w:t>
      </w:r>
    </w:p>
  </w:comment>
  <w:comment w:author="Dorothy Jane Bridges Kronick" w:id="2" w:date="2026-08-26T03:38:48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@brad.sagara@berkeley.edu FYI Josh and I are still figuring out who will actually be the lead on this project (not either of us actually) — just flagging that we will need to come back to this</w:t>
      </w:r>
    </w:p>
  </w:comment>
  <w:comment w:author="Bradley Sagara" w:id="3" w:date="2026-08-26T17:26:11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@jblumenstock@berkeley.edu - let us know what you and Dorothy decide</w:t>
      </w:r>
    </w:p>
  </w:comment>
  <w:comment w:author="Bradley Sagara" w:id="4" w:date="2026-08-25T16:47:33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@kronick@berkeley.edu - FYI this is what I was referring to on the call</w:t>
      </w:r>
    </w:p>
  </w:comment>
  <w:comment w:author="Dorothy Jane Bridges Kronick" w:id="5" w:date="2026-08-26T03:41:12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in the first thing that we send to them, we can leave this sentence in but include a comment bubble that says we could instead say, "Neither party ..."</w:t>
      </w:r>
    </w:p>
  </w:comment>
  <w:comment w:author="Bradley Sagara" w:id="0" w:date="2026-08-27T15:12:44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@kronick@berkeley.edu 's edit in Exhibit B</w:t>
      </w:r>
    </w:p>
  </w:comment>
  <w:comment w:author="Dorothy Jane Bridges Kronick" w:id="6" w:date="2026-08-26T03:47:33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run this by Josh ...</w:t>
      </w:r>
    </w:p>
  </w:comment>
  <w:comment w:author="Bradley Sagara" w:id="7" w:date="2026-08-26T17:26:22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@jblumenstock@berkeley.edu</w:t>
      </w:r>
    </w:p>
  </w:comment>
  <w:comment w:author="Joshua Evan Blumenstock" w:id="8" w:date="2026-08-26T22:02:13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pretty standard. though shortening to 1 or 2 weeks would be much better</w:t>
      </w:r>
    </w:p>
  </w:comment>
  <w:comment w:author="Claude (drafting assist)" w:id="9" w:date="2026-08-28T00:00:00Z">
    <w:p>
      <w:pPr>
        <w:spacing w:after="0" w:before="0" w:line="240" w:lineRule="auto"/>
        <w:jc w:val="left"/>
        <w:rPr>
          <w:rFonts w:ascii="Arial" w:cs="Arial" w:eastAsia="Arial" w:hAnsi="Arial"/>
          <w:color w:val="000000"/>
          <w:sz w:val="22"/>
          <w:szCs w:val="22"/>
          <w:u w:val="none"/>
          <w:rtl w:val="0"/>
        </w:rPr>
      </w:pPr>
      <w:r w:rsidDel="00000000" w:rsidR="00000000" w:rsidRPr="00000000">
        <w:rPr>
          <w:rFonts w:ascii="Arial" w:cs="Arial" w:eastAsia="Arial" w:hAnsi="Arial"/>
          <w:color w:val="000000"/>
          <w:sz w:val="22"/>
          <w:szCs w:val="22"/>
          <w:u w:val="none"/>
          <w:rtl w:val="0"/>
        </w:rPr>
        <w:t xml:space="preserve">Please check this survival list against the final section numbering before signature - it looks like it was carried over from a template. Suggested: “Sections 2-7 and 9-15.” Section 2 (ownership and no-commercial-use) and Section 9 (Notices) should both survive: Section 4 requires notice of destruction after termination, and the new retention language in Section 4 references Section 2. Section 15 is conventional to include. Worth re-verifying the numbers once all edits are settled, since added text may shift the sections.</w:t>
      </w:r>
    </w:p>
  </w:comment>
  <w:comment w:author="Claude (drafting assist)" w:id="10" w:date="2026-08-28T00:00:00Z">
    <w:p>
      <w:pPr>
        <w:spacing w:after="0" w:before="0" w:line="240" w:lineRule="auto"/>
        <w:jc w:val="left"/>
        <w:rPr>
          <w:rFonts w:ascii="Arial" w:cs="Arial" w:eastAsia="Arial" w:hAnsi="Arial"/>
          <w:color w:val="000000"/>
          <w:sz w:val="22"/>
          <w:szCs w:val="22"/>
          <w:u w:val="none"/>
          <w:rtl w:val="0"/>
        </w:rPr>
      </w:pPr>
      <w:r w:rsidDel="00000000" w:rsidR="00000000" w:rsidRPr="00000000">
        <w:rPr>
          <w:rFonts w:ascii="Arial" w:cs="Arial" w:eastAsia="Arial" w:hAnsi="Arial"/>
          <w:color w:val="000000"/>
          <w:sz w:val="22"/>
          <w:szCs w:val="22"/>
          <w:u w:val="none"/>
          <w:rtl w:val="0"/>
        </w:rPr>
        <w:t xml:space="preserve">Flagging for discussion, not a blocker. This sentence asserts a conclusion under NIST SP 800-122, which is arguable in both directions: 800-122 treats “linked or linkable” information as PII and sets no bright-line rule for keyed hashes, but it also expressly contemplates de-identification and is context-dependent rather than a binary test. A reasonable reading is that, without the hashing key, the Data is de-identified from Recipient's perspective; a contrary reading is that hashed unique IDs plus ~2 years of tower-level traces remain linkable. Two practical points: (1) Exhibit A commits Provider to deliver hashed cedula, MSISDN and IMEI, so a reader comparing the exhibits may see tension; (2) we can avoid the argument entirely by stating facts instead of a legal conclusion, e.g. “The Data will not include direct identifiers in unhashed form, and Recipient will not receive the hashing key.” That is unarguable and protects us identically - the no-re-identification covenant in the next bullet does the real work. This does not affect the OPHS determination, which turns on the separate Common Rule question of whether investigators can readily ascertain identity.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u w:val="single"/>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escholarship.org/uc/cega_wps" TargetMode="External"/><Relationship Id="rId9" Type="http://schemas.openxmlformats.org/officeDocument/2006/relationships/hyperlink" Target="https://escholarship.org/uc/cega_wp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MTA@berkeley.edu" TargetMode="External"/><Relationship Id="rId8" Type="http://schemas.openxmlformats.org/officeDocument/2006/relationships/hyperlink" Target="https://arxi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TentativeReviewCycleID">
    <vt:lpwstr>0</vt:lpwstr>
  </property>
  <property fmtid="{D5CDD505-2E9C-101B-9397-08002B2CF9AE}" pid="3" name="_ReviewCycleID">
    <vt:lpwstr>0</vt:lpwstr>
  </property>
  <property fmtid="{D5CDD505-2E9C-101B-9397-08002B2CF9AE}" pid="4" name="_NewReviewCycle">
    <vt:lpwstr>_NewReviewCycle</vt:lpwstr>
  </property>
  <property fmtid="{D5CDD505-2E9C-101B-9397-08002B2CF9AE}" pid="5" name="_EmailEntryID">
    <vt:lpwstr>0000000076CE78E5F848394B8B12C414E0E245FD070029B79D27DC800A4D8CFC3B16CC4AF62F00D147878123000029B79D27DC800A4D8CFC3B16CC4AF62F00D14788661A0000</vt:lpwstr>
  </property>
  <property fmtid="{D5CDD505-2E9C-101B-9397-08002B2CF9AE}" pid="6" name="_EmailStoreID0">
    <vt:lpwstr>0000000038A1BB1005E5101AA1BB08002B2A56C20000454D534D44422E444C4C00000000000000001B55FA20AA6611CD9BC800AA002FC45A0C0000006F75746C6F6F6B2E67756E6465722E636F6D002F6F3D4744535646482F6F753D45786368616E67652041646D696E6973747261746976652047726F75702028465944494</vt:lpwstr>
  </property>
  <property fmtid="{D5CDD505-2E9C-101B-9397-08002B2CF9AE}" pid="7" name="_EmailStoreID1">
    <vt:lpwstr>24F484632335350444C54292F636E3D526563697069656E74732F636E3D4461686E69204D6136613300</vt:lpwstr>
  </property>
  <property fmtid="{D5CDD505-2E9C-101B-9397-08002B2CF9AE}" pid="8" name="DocID">
    <vt:lpwstr>2787804.3</vt:lpwstr>
  </property>
  <property fmtid="{D5CDD505-2E9C-101B-9397-08002B2CF9AE}" pid="9" name="_ReviewingToolsShownOnce">
    <vt:lpwstr>_ReviewingToolsShownOnce</vt:lpwstr>
  </property>
</Properties>
</file>